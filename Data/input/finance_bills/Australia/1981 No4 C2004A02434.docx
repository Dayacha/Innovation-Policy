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A21A34" w14:textId="77777777" w:rsidR="004F2EE9" w:rsidRPr="009F59B1" w:rsidRDefault="00994F4C" w:rsidP="009F59B1">
      <w:pPr>
        <w:jc w:val="center"/>
        <w:rPr>
          <w:sz w:val="24"/>
          <w:szCs w:val="24"/>
        </w:rPr>
      </w:pPr>
      <w:r w:rsidRPr="009F59B1">
        <w:rPr>
          <w:noProof/>
          <w:sz w:val="24"/>
          <w:szCs w:val="24"/>
        </w:rPr>
        <w:drawing>
          <wp:inline distT="0" distB="0" distL="0" distR="0" wp14:anchorId="66A21F72" wp14:editId="66A21F73">
            <wp:extent cx="1466215" cy="106108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6215" cy="1061085"/>
                    </a:xfrm>
                    <a:prstGeom prst="rect">
                      <a:avLst/>
                    </a:prstGeom>
                    <a:noFill/>
                    <a:ln>
                      <a:noFill/>
                    </a:ln>
                  </pic:spPr>
                </pic:pic>
              </a:graphicData>
            </a:graphic>
          </wp:inline>
        </w:drawing>
      </w:r>
    </w:p>
    <w:p w14:paraId="66A21A35" w14:textId="77777777" w:rsidR="004F2EE9" w:rsidRPr="009F59B1" w:rsidRDefault="004F2EE9" w:rsidP="009F59B1">
      <w:pPr>
        <w:shd w:val="clear" w:color="auto" w:fill="FFFFFF"/>
        <w:spacing w:before="840"/>
        <w:jc w:val="center"/>
        <w:rPr>
          <w:sz w:val="36"/>
        </w:rPr>
      </w:pPr>
      <w:r w:rsidRPr="009F59B1">
        <w:rPr>
          <w:b/>
          <w:bCs/>
          <w:sz w:val="36"/>
          <w:szCs w:val="32"/>
        </w:rPr>
        <w:t>Appropriation</w:t>
      </w:r>
      <w:r w:rsidR="00C92EA3" w:rsidRPr="009F59B1">
        <w:rPr>
          <w:b/>
          <w:bCs/>
          <w:sz w:val="36"/>
          <w:szCs w:val="32"/>
        </w:rPr>
        <w:t xml:space="preserve"> </w:t>
      </w:r>
      <w:r w:rsidRPr="009F59B1">
        <w:rPr>
          <w:b/>
          <w:bCs/>
          <w:sz w:val="36"/>
          <w:szCs w:val="32"/>
        </w:rPr>
        <w:t>Act</w:t>
      </w:r>
      <w:r w:rsidR="00C92EA3" w:rsidRPr="009F59B1">
        <w:rPr>
          <w:b/>
          <w:bCs/>
          <w:sz w:val="36"/>
          <w:szCs w:val="32"/>
        </w:rPr>
        <w:t xml:space="preserve"> </w:t>
      </w:r>
      <w:r w:rsidRPr="009F59B1">
        <w:rPr>
          <w:b/>
          <w:bCs/>
          <w:sz w:val="36"/>
          <w:szCs w:val="32"/>
        </w:rPr>
        <w:t>(No. 4)</w:t>
      </w:r>
      <w:r w:rsidR="00C92EA3" w:rsidRPr="009F59B1">
        <w:rPr>
          <w:b/>
          <w:bCs/>
          <w:sz w:val="36"/>
          <w:szCs w:val="32"/>
        </w:rPr>
        <w:t xml:space="preserve"> </w:t>
      </w:r>
      <w:r w:rsidRPr="009F59B1">
        <w:rPr>
          <w:b/>
          <w:bCs/>
          <w:sz w:val="36"/>
          <w:szCs w:val="32"/>
        </w:rPr>
        <w:t>1980-81</w:t>
      </w:r>
    </w:p>
    <w:p w14:paraId="66A21A36" w14:textId="77777777" w:rsidR="004F2EE9" w:rsidRPr="009F59B1" w:rsidRDefault="004F2EE9" w:rsidP="009F59B1">
      <w:pPr>
        <w:shd w:val="clear" w:color="auto" w:fill="FFFFFF"/>
        <w:spacing w:before="600"/>
        <w:jc w:val="center"/>
        <w:rPr>
          <w:sz w:val="26"/>
        </w:rPr>
      </w:pPr>
      <w:r w:rsidRPr="009F59B1">
        <w:rPr>
          <w:b/>
          <w:bCs/>
          <w:sz w:val="26"/>
          <w:szCs w:val="22"/>
        </w:rPr>
        <w:t>No. 56 of 1981</w:t>
      </w:r>
    </w:p>
    <w:p w14:paraId="66A21A37" w14:textId="77777777" w:rsidR="008114D0" w:rsidRPr="00BD01F9" w:rsidRDefault="008114D0" w:rsidP="00AD1148">
      <w:pPr>
        <w:pBdr>
          <w:bottom w:val="thickThinSmallGap" w:sz="12" w:space="1" w:color="auto"/>
        </w:pBdr>
        <w:shd w:val="clear" w:color="auto" w:fill="FFFFFF"/>
        <w:spacing w:before="600" w:after="720"/>
        <w:jc w:val="center"/>
      </w:pPr>
    </w:p>
    <w:p w14:paraId="66A21A38" w14:textId="77777777" w:rsidR="004F2EE9" w:rsidRPr="0091688F" w:rsidRDefault="004F2EE9" w:rsidP="004E23BC">
      <w:pPr>
        <w:shd w:val="clear" w:color="auto" w:fill="FFFFFF"/>
        <w:ind w:left="288" w:right="288"/>
        <w:jc w:val="center"/>
        <w:rPr>
          <w:sz w:val="26"/>
          <w:szCs w:val="26"/>
        </w:rPr>
      </w:pPr>
      <w:r w:rsidRPr="0091688F">
        <w:rPr>
          <w:b/>
          <w:bCs/>
          <w:sz w:val="26"/>
          <w:szCs w:val="26"/>
        </w:rPr>
        <w:t xml:space="preserve">An Act to appropriate a sum out of the Consolidated Revenue Fund, additional to the sum appropriated by the </w:t>
      </w:r>
      <w:r w:rsidRPr="0091688F">
        <w:rPr>
          <w:b/>
          <w:bCs/>
          <w:i/>
          <w:iCs/>
          <w:sz w:val="26"/>
          <w:szCs w:val="26"/>
        </w:rPr>
        <w:t xml:space="preserve">Appropriation Act </w:t>
      </w:r>
      <w:r w:rsidR="00124521" w:rsidRPr="0091688F">
        <w:rPr>
          <w:b/>
          <w:bCs/>
          <w:iCs/>
          <w:sz w:val="26"/>
          <w:szCs w:val="26"/>
        </w:rPr>
        <w:t>(</w:t>
      </w:r>
      <w:r w:rsidRPr="0091688F">
        <w:rPr>
          <w:b/>
          <w:bCs/>
          <w:i/>
          <w:iCs/>
          <w:sz w:val="26"/>
          <w:szCs w:val="26"/>
        </w:rPr>
        <w:t>No. 2</w:t>
      </w:r>
      <w:r w:rsidR="00124521" w:rsidRPr="0091688F">
        <w:rPr>
          <w:b/>
          <w:bCs/>
          <w:iCs/>
          <w:sz w:val="26"/>
          <w:szCs w:val="26"/>
        </w:rPr>
        <w:t>)</w:t>
      </w:r>
      <w:r w:rsidRPr="0091688F">
        <w:rPr>
          <w:b/>
          <w:bCs/>
          <w:i/>
          <w:iCs/>
          <w:sz w:val="26"/>
          <w:szCs w:val="26"/>
        </w:rPr>
        <w:t xml:space="preserve"> </w:t>
      </w:r>
      <w:r w:rsidRPr="0091688F">
        <w:rPr>
          <w:b/>
          <w:bCs/>
          <w:sz w:val="26"/>
          <w:szCs w:val="26"/>
        </w:rPr>
        <w:t>1980-81, for certain expenditure in respect of the year ending on 30 June 1981</w:t>
      </w:r>
    </w:p>
    <w:p w14:paraId="66A21A39" w14:textId="77777777" w:rsidR="004F2EE9" w:rsidRPr="0091688F" w:rsidRDefault="004F2EE9" w:rsidP="00AD1148">
      <w:pPr>
        <w:shd w:val="clear" w:color="auto" w:fill="FFFFFF"/>
        <w:spacing w:before="240"/>
        <w:jc w:val="right"/>
        <w:rPr>
          <w:sz w:val="26"/>
          <w:szCs w:val="26"/>
        </w:rPr>
      </w:pPr>
      <w:r w:rsidRPr="0091688F">
        <w:rPr>
          <w:sz w:val="26"/>
          <w:szCs w:val="26"/>
        </w:rPr>
        <w:t>[</w:t>
      </w:r>
      <w:r w:rsidRPr="0091688F">
        <w:rPr>
          <w:i/>
          <w:iCs/>
          <w:sz w:val="26"/>
          <w:szCs w:val="26"/>
        </w:rPr>
        <w:t>Assented to 1 June 1981</w:t>
      </w:r>
      <w:r w:rsidRPr="0091688F">
        <w:rPr>
          <w:sz w:val="26"/>
          <w:szCs w:val="26"/>
        </w:rPr>
        <w:t>]</w:t>
      </w:r>
    </w:p>
    <w:p w14:paraId="66A21A3A" w14:textId="77777777" w:rsidR="004F2EE9" w:rsidRPr="00AD1148" w:rsidRDefault="004F2EE9" w:rsidP="00AD1148">
      <w:pPr>
        <w:shd w:val="clear" w:color="auto" w:fill="FFFFFF"/>
        <w:spacing w:before="240"/>
        <w:ind w:firstLine="317"/>
        <w:jc w:val="both"/>
        <w:rPr>
          <w:sz w:val="22"/>
        </w:rPr>
      </w:pPr>
      <w:r w:rsidRPr="00AD1148">
        <w:rPr>
          <w:sz w:val="22"/>
          <w:szCs w:val="22"/>
        </w:rPr>
        <w:t>BE IT ENACTED by the Queen, and the Senate and the House of Representatives of the Commonwealth of Australia, as follows:</w:t>
      </w:r>
    </w:p>
    <w:p w14:paraId="66A21A3B" w14:textId="77777777" w:rsidR="004F2EE9" w:rsidRPr="00AD1148" w:rsidRDefault="004F2EE9" w:rsidP="004E23BC">
      <w:pPr>
        <w:shd w:val="clear" w:color="auto" w:fill="FFFFFF"/>
        <w:spacing w:before="120"/>
        <w:jc w:val="both"/>
        <w:rPr>
          <w:sz w:val="22"/>
        </w:rPr>
      </w:pPr>
      <w:r w:rsidRPr="00AD1148">
        <w:rPr>
          <w:b/>
          <w:bCs/>
          <w:sz w:val="22"/>
          <w:szCs w:val="22"/>
        </w:rPr>
        <w:t>Short title</w:t>
      </w:r>
    </w:p>
    <w:p w14:paraId="66A21A3C" w14:textId="77777777" w:rsidR="004F2EE9" w:rsidRPr="00AD1148" w:rsidRDefault="004F2EE9" w:rsidP="00AD1148">
      <w:pPr>
        <w:shd w:val="clear" w:color="auto" w:fill="FFFFFF"/>
        <w:tabs>
          <w:tab w:val="left" w:pos="590"/>
        </w:tabs>
        <w:spacing w:before="120"/>
        <w:ind w:left="312"/>
        <w:jc w:val="both"/>
        <w:rPr>
          <w:sz w:val="22"/>
        </w:rPr>
      </w:pPr>
      <w:r w:rsidRPr="00AD1148">
        <w:rPr>
          <w:b/>
          <w:bCs/>
          <w:sz w:val="22"/>
          <w:szCs w:val="22"/>
        </w:rPr>
        <w:t>1.</w:t>
      </w:r>
      <w:r w:rsidRPr="00AD1148">
        <w:rPr>
          <w:b/>
          <w:bCs/>
          <w:sz w:val="22"/>
          <w:szCs w:val="22"/>
        </w:rPr>
        <w:tab/>
      </w:r>
      <w:r w:rsidRPr="00AD1148">
        <w:rPr>
          <w:sz w:val="22"/>
          <w:szCs w:val="22"/>
        </w:rPr>
        <w:t xml:space="preserve">This Act may be cited as the </w:t>
      </w:r>
      <w:r w:rsidRPr="00AD1148">
        <w:rPr>
          <w:i/>
          <w:iCs/>
          <w:sz w:val="22"/>
          <w:szCs w:val="22"/>
        </w:rPr>
        <w:t xml:space="preserve">Appropriation Act </w:t>
      </w:r>
      <w:r w:rsidR="00124521" w:rsidRPr="00AD1148">
        <w:rPr>
          <w:iCs/>
          <w:sz w:val="22"/>
          <w:szCs w:val="22"/>
        </w:rPr>
        <w:t>(</w:t>
      </w:r>
      <w:r w:rsidRPr="00AD1148">
        <w:rPr>
          <w:i/>
          <w:iCs/>
          <w:sz w:val="22"/>
          <w:szCs w:val="22"/>
        </w:rPr>
        <w:t xml:space="preserve">No. </w:t>
      </w:r>
      <w:r w:rsidRPr="00AD1148">
        <w:rPr>
          <w:sz w:val="22"/>
          <w:szCs w:val="22"/>
        </w:rPr>
        <w:t>4) 1980-81.</w:t>
      </w:r>
    </w:p>
    <w:p w14:paraId="66A21A3D" w14:textId="77777777" w:rsidR="004F2EE9" w:rsidRPr="00AD1148" w:rsidRDefault="004F2EE9" w:rsidP="004E23BC">
      <w:pPr>
        <w:shd w:val="clear" w:color="auto" w:fill="FFFFFF"/>
        <w:spacing w:before="120"/>
        <w:jc w:val="both"/>
        <w:rPr>
          <w:sz w:val="22"/>
        </w:rPr>
      </w:pPr>
      <w:r w:rsidRPr="00AD1148">
        <w:rPr>
          <w:b/>
          <w:bCs/>
          <w:sz w:val="22"/>
          <w:szCs w:val="22"/>
        </w:rPr>
        <w:t>Commencement</w:t>
      </w:r>
    </w:p>
    <w:p w14:paraId="66A21A3E" w14:textId="77777777" w:rsidR="004F2EE9" w:rsidRPr="00AD1148" w:rsidRDefault="004F2EE9" w:rsidP="00AD1148">
      <w:pPr>
        <w:shd w:val="clear" w:color="auto" w:fill="FFFFFF"/>
        <w:tabs>
          <w:tab w:val="left" w:pos="590"/>
        </w:tabs>
        <w:spacing w:before="120"/>
        <w:ind w:left="5" w:firstLine="307"/>
        <w:jc w:val="both"/>
        <w:rPr>
          <w:sz w:val="22"/>
        </w:rPr>
      </w:pPr>
      <w:r w:rsidRPr="00AD1148">
        <w:rPr>
          <w:b/>
          <w:bCs/>
          <w:sz w:val="22"/>
          <w:szCs w:val="22"/>
        </w:rPr>
        <w:t>2.</w:t>
      </w:r>
      <w:r w:rsidRPr="00AD1148">
        <w:rPr>
          <w:b/>
          <w:bCs/>
          <w:sz w:val="22"/>
          <w:szCs w:val="22"/>
        </w:rPr>
        <w:tab/>
      </w:r>
      <w:r w:rsidRPr="00AD1148">
        <w:rPr>
          <w:sz w:val="22"/>
          <w:szCs w:val="22"/>
        </w:rPr>
        <w:t>This Act shall come into operation on the day on which it receives the</w:t>
      </w:r>
      <w:r w:rsidR="00AD1148" w:rsidRPr="00AD1148">
        <w:rPr>
          <w:sz w:val="22"/>
          <w:szCs w:val="22"/>
        </w:rPr>
        <w:t xml:space="preserve"> </w:t>
      </w:r>
      <w:r w:rsidRPr="00AD1148">
        <w:rPr>
          <w:sz w:val="22"/>
          <w:szCs w:val="22"/>
        </w:rPr>
        <w:t>Royal Assent.</w:t>
      </w:r>
    </w:p>
    <w:p w14:paraId="66A21A3F" w14:textId="77777777" w:rsidR="004F2EE9" w:rsidRPr="00AD1148" w:rsidRDefault="004F2EE9" w:rsidP="004E23BC">
      <w:pPr>
        <w:shd w:val="clear" w:color="auto" w:fill="FFFFFF"/>
        <w:spacing w:before="120"/>
        <w:jc w:val="both"/>
        <w:rPr>
          <w:sz w:val="22"/>
        </w:rPr>
      </w:pPr>
      <w:r w:rsidRPr="00AD1148">
        <w:rPr>
          <w:b/>
          <w:bCs/>
          <w:sz w:val="22"/>
          <w:szCs w:val="22"/>
        </w:rPr>
        <w:t>Issue and application of $ 88,273,000</w:t>
      </w:r>
    </w:p>
    <w:p w14:paraId="66A21A40" w14:textId="77777777" w:rsidR="004F2EE9" w:rsidRPr="00AD1148" w:rsidRDefault="004F2EE9" w:rsidP="00AD1148">
      <w:pPr>
        <w:shd w:val="clear" w:color="auto" w:fill="FFFFFF"/>
        <w:tabs>
          <w:tab w:val="left" w:pos="590"/>
        </w:tabs>
        <w:spacing w:before="120"/>
        <w:ind w:left="5" w:firstLine="307"/>
        <w:jc w:val="both"/>
        <w:rPr>
          <w:sz w:val="22"/>
        </w:rPr>
      </w:pPr>
      <w:r w:rsidRPr="00AD1148">
        <w:rPr>
          <w:b/>
          <w:bCs/>
          <w:sz w:val="22"/>
          <w:szCs w:val="22"/>
        </w:rPr>
        <w:t>3.</w:t>
      </w:r>
      <w:r w:rsidRPr="00AD1148">
        <w:rPr>
          <w:b/>
          <w:bCs/>
          <w:sz w:val="22"/>
          <w:szCs w:val="22"/>
        </w:rPr>
        <w:tab/>
      </w:r>
      <w:r w:rsidRPr="00AD1148">
        <w:rPr>
          <w:sz w:val="22"/>
          <w:szCs w:val="22"/>
        </w:rPr>
        <w:t>The Minister for Finance may issue out of the Consolidated Revenue</w:t>
      </w:r>
      <w:r w:rsidR="00AD1148" w:rsidRPr="00AD1148">
        <w:rPr>
          <w:sz w:val="22"/>
          <w:szCs w:val="22"/>
        </w:rPr>
        <w:t xml:space="preserve"> </w:t>
      </w:r>
      <w:r w:rsidRPr="00AD1148">
        <w:rPr>
          <w:sz w:val="22"/>
          <w:szCs w:val="22"/>
        </w:rPr>
        <w:t>Fund and apply for the services specified in the Schedule, in respect of the</w:t>
      </w:r>
      <w:r w:rsidR="00AD1148" w:rsidRPr="00AD1148">
        <w:rPr>
          <w:sz w:val="22"/>
          <w:szCs w:val="22"/>
        </w:rPr>
        <w:t xml:space="preserve"> </w:t>
      </w:r>
      <w:r w:rsidRPr="00AD1148">
        <w:rPr>
          <w:sz w:val="22"/>
          <w:szCs w:val="22"/>
        </w:rPr>
        <w:t>year ending on 30 June 1981, the sum of $</w:t>
      </w:r>
      <w:del w:id="0" w:author="Proof Communications" w:date="2020-04-27T12:38:00Z">
        <w:r w:rsidRPr="00AD1148" w:rsidDel="001069BC">
          <w:rPr>
            <w:i/>
            <w:iCs/>
            <w:sz w:val="22"/>
            <w:szCs w:val="22"/>
          </w:rPr>
          <w:delText xml:space="preserve"> </w:delText>
        </w:r>
      </w:del>
      <w:r w:rsidRPr="00AD1148">
        <w:rPr>
          <w:sz w:val="22"/>
          <w:szCs w:val="22"/>
        </w:rPr>
        <w:t>88,273,000</w:t>
      </w:r>
    </w:p>
    <w:p w14:paraId="66A21A41" w14:textId="77777777" w:rsidR="004F2EE9" w:rsidRPr="00AD1148" w:rsidRDefault="004F2EE9" w:rsidP="004E23BC">
      <w:pPr>
        <w:shd w:val="clear" w:color="auto" w:fill="FFFFFF"/>
        <w:spacing w:before="120"/>
        <w:jc w:val="both"/>
        <w:rPr>
          <w:sz w:val="22"/>
        </w:rPr>
      </w:pPr>
      <w:r w:rsidRPr="00AD1148">
        <w:rPr>
          <w:b/>
          <w:bCs/>
          <w:sz w:val="22"/>
          <w:szCs w:val="22"/>
        </w:rPr>
        <w:t>Appropriation</w:t>
      </w:r>
    </w:p>
    <w:p w14:paraId="66A21A42" w14:textId="77777777" w:rsidR="004F2EE9" w:rsidRPr="00AD1148" w:rsidRDefault="004F2EE9" w:rsidP="00AD1148">
      <w:pPr>
        <w:shd w:val="clear" w:color="auto" w:fill="FFFFFF"/>
        <w:tabs>
          <w:tab w:val="left" w:pos="590"/>
        </w:tabs>
        <w:spacing w:before="120"/>
        <w:ind w:left="5" w:firstLine="307"/>
        <w:jc w:val="both"/>
        <w:rPr>
          <w:sz w:val="22"/>
        </w:rPr>
      </w:pPr>
      <w:r w:rsidRPr="00AD1148">
        <w:rPr>
          <w:b/>
          <w:bCs/>
          <w:sz w:val="22"/>
          <w:szCs w:val="22"/>
        </w:rPr>
        <w:t>4.</w:t>
      </w:r>
      <w:r w:rsidRPr="00AD1148">
        <w:rPr>
          <w:b/>
          <w:bCs/>
          <w:sz w:val="22"/>
          <w:szCs w:val="22"/>
        </w:rPr>
        <w:tab/>
      </w:r>
      <w:r w:rsidRPr="00AD1148">
        <w:rPr>
          <w:sz w:val="22"/>
          <w:szCs w:val="22"/>
        </w:rPr>
        <w:t>The sum authorized by this Act to be issued out of the Consolidated</w:t>
      </w:r>
      <w:r w:rsidR="00AD1148" w:rsidRPr="00AD1148">
        <w:rPr>
          <w:sz w:val="22"/>
          <w:szCs w:val="22"/>
        </w:rPr>
        <w:t xml:space="preserve"> </w:t>
      </w:r>
      <w:r w:rsidRPr="00AD1148">
        <w:rPr>
          <w:sz w:val="22"/>
          <w:szCs w:val="22"/>
        </w:rPr>
        <w:t>Revenue Fund is appropriated, and shall be deemed to have been appropriated</w:t>
      </w:r>
      <w:r w:rsidR="00AD1148" w:rsidRPr="00AD1148">
        <w:rPr>
          <w:sz w:val="22"/>
          <w:szCs w:val="22"/>
        </w:rPr>
        <w:t xml:space="preserve"> </w:t>
      </w:r>
      <w:r w:rsidRPr="00AD1148">
        <w:rPr>
          <w:sz w:val="22"/>
          <w:szCs w:val="22"/>
        </w:rPr>
        <w:t>as from 1 July 1980, for the services expressed in the Schedule in respect of</w:t>
      </w:r>
      <w:r w:rsidR="00AD1148" w:rsidRPr="00AD1148">
        <w:rPr>
          <w:sz w:val="22"/>
          <w:szCs w:val="22"/>
        </w:rPr>
        <w:t xml:space="preserve"> </w:t>
      </w:r>
      <w:r w:rsidRPr="00AD1148">
        <w:rPr>
          <w:sz w:val="22"/>
          <w:szCs w:val="22"/>
        </w:rPr>
        <w:t>the financial year that commenced on that date.</w:t>
      </w:r>
    </w:p>
    <w:p w14:paraId="66A21A43" w14:textId="77777777" w:rsidR="004F2EE9" w:rsidRPr="004E23BC" w:rsidRDefault="004F2EE9" w:rsidP="00AD1148">
      <w:pPr>
        <w:shd w:val="clear" w:color="auto" w:fill="FFFFFF"/>
        <w:spacing w:before="120"/>
        <w:ind w:left="197"/>
        <w:jc w:val="both"/>
      </w:pPr>
      <w:r w:rsidRPr="004E23BC">
        <w:rPr>
          <w:szCs w:val="16"/>
        </w:rPr>
        <w:t>12930 81</w:t>
      </w:r>
      <w:r w:rsidR="00C92EA3" w:rsidRPr="004E23BC">
        <w:rPr>
          <w:szCs w:val="16"/>
        </w:rPr>
        <w:t xml:space="preserve"> </w:t>
      </w:r>
      <w:r w:rsidRPr="004E23BC">
        <w:rPr>
          <w:szCs w:val="16"/>
        </w:rPr>
        <w:t xml:space="preserve">Cat. No. 81 3996 5 </w:t>
      </w:r>
      <w:r w:rsidRPr="004E23BC">
        <w:rPr>
          <w:rFonts w:eastAsia="Times New Roman"/>
          <w:szCs w:val="16"/>
        </w:rPr>
        <w:t>— Recommended retail price 60c</w:t>
      </w:r>
    </w:p>
    <w:p w14:paraId="66A21A44" w14:textId="77777777" w:rsidR="00F30914" w:rsidRDefault="00F30914" w:rsidP="004E23BC">
      <w:pPr>
        <w:shd w:val="clear" w:color="auto" w:fill="FFFFFF"/>
        <w:spacing w:before="120"/>
        <w:jc w:val="both"/>
        <w:rPr>
          <w:sz w:val="22"/>
        </w:rPr>
        <w:sectPr w:rsidR="00F30914" w:rsidSect="009F59B1">
          <w:pgSz w:w="11909" w:h="16834"/>
          <w:pgMar w:top="1440" w:right="1440" w:bottom="1440" w:left="1440" w:header="720" w:footer="720" w:gutter="0"/>
          <w:cols w:space="60"/>
          <w:noEndnote/>
          <w:docGrid w:linePitch="272"/>
        </w:sectPr>
      </w:pPr>
    </w:p>
    <w:p w14:paraId="66A21A45" w14:textId="77777777" w:rsidR="004F2EE9" w:rsidRPr="00AD1148" w:rsidRDefault="004F2EE9" w:rsidP="004E23BC">
      <w:pPr>
        <w:shd w:val="clear" w:color="auto" w:fill="FFFFFF"/>
        <w:spacing w:before="120"/>
        <w:jc w:val="both"/>
        <w:rPr>
          <w:sz w:val="22"/>
        </w:rPr>
      </w:pPr>
      <w:r w:rsidRPr="00AD1148">
        <w:rPr>
          <w:b/>
          <w:bCs/>
          <w:sz w:val="22"/>
          <w:szCs w:val="24"/>
        </w:rPr>
        <w:lastRenderedPageBreak/>
        <w:t>Payments to States and Northern Territory</w:t>
      </w:r>
    </w:p>
    <w:p w14:paraId="66A21A46" w14:textId="77777777" w:rsidR="004F2EE9" w:rsidRPr="00AD1148" w:rsidRDefault="004F2EE9" w:rsidP="00AD1148">
      <w:pPr>
        <w:shd w:val="clear" w:color="auto" w:fill="FFFFFF"/>
        <w:spacing w:before="120"/>
        <w:ind w:firstLine="331"/>
        <w:jc w:val="both"/>
        <w:rPr>
          <w:sz w:val="22"/>
        </w:rPr>
      </w:pPr>
      <w:r w:rsidRPr="00AD1148">
        <w:rPr>
          <w:b/>
          <w:bCs/>
          <w:sz w:val="22"/>
          <w:szCs w:val="24"/>
        </w:rPr>
        <w:t xml:space="preserve">5. </w:t>
      </w:r>
      <w:r w:rsidRPr="00AD1148">
        <w:rPr>
          <w:sz w:val="22"/>
          <w:szCs w:val="24"/>
        </w:rPr>
        <w:t>Payments to a State or the Northern Territory out of such of the moneys appropriated by this Act as are specified in Division 852 of the Schedule shall be made</w:t>
      </w:r>
      <w:r w:rsidRPr="00AD1148">
        <w:rPr>
          <w:rFonts w:eastAsia="Times New Roman"/>
          <w:sz w:val="22"/>
          <w:szCs w:val="24"/>
        </w:rPr>
        <w:t>—</w:t>
      </w:r>
    </w:p>
    <w:p w14:paraId="66A21A47" w14:textId="77777777" w:rsidR="004F2EE9" w:rsidRPr="00AD1148" w:rsidRDefault="004F2EE9" w:rsidP="00AD1148">
      <w:pPr>
        <w:numPr>
          <w:ilvl w:val="0"/>
          <w:numId w:val="1"/>
        </w:numPr>
        <w:shd w:val="clear" w:color="auto" w:fill="FFFFFF"/>
        <w:tabs>
          <w:tab w:val="left" w:pos="782"/>
        </w:tabs>
        <w:spacing w:before="120"/>
        <w:ind w:left="782" w:hanging="446"/>
        <w:jc w:val="both"/>
        <w:rPr>
          <w:sz w:val="22"/>
          <w:szCs w:val="24"/>
        </w:rPr>
      </w:pPr>
      <w:r w:rsidRPr="00AD1148">
        <w:rPr>
          <w:sz w:val="22"/>
          <w:szCs w:val="24"/>
        </w:rPr>
        <w:t>on such terms and conditions as are from time to time determined by the Minister for Finance as being terms and conditions applicable to payments to or for the States or the Northern Territory for natural disaster relief and restoration; and</w:t>
      </w:r>
    </w:p>
    <w:p w14:paraId="66A21A48" w14:textId="77777777" w:rsidR="004F2EE9" w:rsidRPr="00AD1148" w:rsidRDefault="004F2EE9" w:rsidP="00AD1148">
      <w:pPr>
        <w:numPr>
          <w:ilvl w:val="0"/>
          <w:numId w:val="1"/>
        </w:numPr>
        <w:shd w:val="clear" w:color="auto" w:fill="FFFFFF"/>
        <w:tabs>
          <w:tab w:val="left" w:pos="782"/>
        </w:tabs>
        <w:spacing w:before="120"/>
        <w:ind w:left="782" w:hanging="446"/>
        <w:jc w:val="both"/>
        <w:rPr>
          <w:sz w:val="22"/>
          <w:szCs w:val="24"/>
        </w:rPr>
      </w:pPr>
      <w:r w:rsidRPr="00AD1148">
        <w:rPr>
          <w:sz w:val="22"/>
          <w:szCs w:val="24"/>
        </w:rPr>
        <w:t>in accordance with any determinations of the Minister for Finance as to the amounts and times of payments.</w:t>
      </w:r>
    </w:p>
    <w:p w14:paraId="66A21A49" w14:textId="77777777" w:rsidR="004F2EE9" w:rsidRPr="00622ED8" w:rsidRDefault="00AE7541" w:rsidP="00622ED8">
      <w:pPr>
        <w:shd w:val="clear" w:color="auto" w:fill="FFFFFF"/>
        <w:tabs>
          <w:tab w:val="left" w:pos="4320"/>
        </w:tabs>
        <w:jc w:val="right"/>
      </w:pPr>
      <w:r>
        <w:rPr>
          <w:noProof/>
          <w:sz w:val="24"/>
          <w:szCs w:val="24"/>
        </w:rPr>
        <mc:AlternateContent>
          <mc:Choice Requires="wps">
            <w:drawing>
              <wp:anchor distT="0" distB="0" distL="114300" distR="114300" simplePos="0" relativeHeight="251661312" behindDoc="0" locked="0" layoutInCell="1" allowOverlap="1" wp14:anchorId="66A21F74" wp14:editId="66A21F75">
                <wp:simplePos x="0" y="0"/>
                <wp:positionH relativeFrom="column">
                  <wp:posOffset>2484755</wp:posOffset>
                </wp:positionH>
                <wp:positionV relativeFrom="paragraph">
                  <wp:posOffset>317129</wp:posOffset>
                </wp:positionV>
                <wp:extent cx="785004"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7850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B7768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5.65pt,24.95pt" to="257.4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" strokecolor="black [3040]"/>
            </w:pict>
          </mc:Fallback>
        </mc:AlternateContent>
      </w:r>
      <w:r>
        <w:rPr>
          <w:noProof/>
          <w:sz w:val="24"/>
          <w:szCs w:val="24"/>
        </w:rPr>
        <mc:AlternateContent>
          <mc:Choice Requires="wps">
            <w:drawing>
              <wp:anchor distT="0" distB="0" distL="114300" distR="114300" simplePos="0" relativeHeight="251659264" behindDoc="0" locked="0" layoutInCell="1" allowOverlap="1" wp14:anchorId="66A21F76" wp14:editId="66A21F77">
                <wp:simplePos x="0" y="0"/>
                <wp:positionH relativeFrom="column">
                  <wp:posOffset>2482215</wp:posOffset>
                </wp:positionH>
                <wp:positionV relativeFrom="paragraph">
                  <wp:posOffset>285379</wp:posOffset>
                </wp:positionV>
                <wp:extent cx="785004"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7850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15390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5.45pt,22.45pt" to="257.2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" strokecolor="black [3040]"/>
            </w:pict>
          </mc:Fallback>
        </mc:AlternateContent>
      </w:r>
      <w:r w:rsidR="009F59B1" w:rsidRPr="009F59B1">
        <w:rPr>
          <w:sz w:val="24"/>
          <w:szCs w:val="24"/>
        </w:rPr>
        <w:br w:type="page"/>
      </w:r>
      <w:r w:rsidR="004F2EE9" w:rsidRPr="009F59B1">
        <w:rPr>
          <w:sz w:val="22"/>
          <w:szCs w:val="22"/>
        </w:rPr>
        <w:lastRenderedPageBreak/>
        <w:t>SCHEDULE</w:t>
      </w:r>
      <w:r w:rsidR="004F2EE9" w:rsidRPr="009F59B1">
        <w:rPr>
          <w:sz w:val="22"/>
          <w:szCs w:val="22"/>
        </w:rPr>
        <w:tab/>
      </w:r>
      <w:r w:rsidR="004F2EE9" w:rsidRPr="00622ED8">
        <w:rPr>
          <w:szCs w:val="22"/>
        </w:rPr>
        <w:t>Section 4</w:t>
      </w:r>
    </w:p>
    <w:p w14:paraId="66A21A4A" w14:textId="77777777" w:rsidR="004F2EE9" w:rsidRPr="009F59B1" w:rsidRDefault="004F2EE9" w:rsidP="00622ED8">
      <w:pPr>
        <w:shd w:val="clear" w:color="auto" w:fill="FFFFFF"/>
        <w:spacing w:before="120" w:after="120"/>
        <w:jc w:val="center"/>
      </w:pPr>
      <w:r w:rsidRPr="009F59B1">
        <w:rPr>
          <w:b/>
          <w:bCs/>
          <w:sz w:val="22"/>
          <w:szCs w:val="22"/>
        </w:rPr>
        <w:t>ABSTRACT</w:t>
      </w:r>
    </w:p>
    <w:p w14:paraId="66A21A4B" w14:textId="77777777" w:rsidR="004F2EE9" w:rsidRPr="009F59B1" w:rsidRDefault="004F2EE9" w:rsidP="009F59B1">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83"/>
        <w:gridCol w:w="6916"/>
        <w:gridCol w:w="1210"/>
      </w:tblGrid>
      <w:tr w:rsidR="004F2EE9" w:rsidRPr="009F59B1" w14:paraId="66A21A4F" w14:textId="77777777" w:rsidTr="0005293C">
        <w:trPr>
          <w:trHeight w:val="651"/>
          <w:jc w:val="center"/>
        </w:trPr>
        <w:tc>
          <w:tcPr>
            <w:tcW w:w="975" w:type="dxa"/>
            <w:tcBorders>
              <w:top w:val="single" w:sz="6" w:space="0" w:color="auto"/>
              <w:left w:val="nil"/>
              <w:bottom w:val="single" w:sz="6" w:space="0" w:color="auto"/>
              <w:right w:val="nil"/>
            </w:tcBorders>
            <w:shd w:val="clear" w:color="auto" w:fill="FFFFFF"/>
            <w:vAlign w:val="bottom"/>
          </w:tcPr>
          <w:p w14:paraId="66A21A4C" w14:textId="77777777" w:rsidR="004F2EE9" w:rsidRPr="009F59B1" w:rsidRDefault="004F2EE9" w:rsidP="0005293C">
            <w:pPr>
              <w:shd w:val="clear" w:color="auto" w:fill="FFFFFF"/>
              <w:spacing w:after="60"/>
              <w:jc w:val="both"/>
            </w:pPr>
            <w:r w:rsidRPr="008A3AD8">
              <w:rPr>
                <w:szCs w:val="18"/>
              </w:rPr>
              <w:t>Page Reference</w:t>
            </w:r>
          </w:p>
        </w:tc>
        <w:tc>
          <w:tcPr>
            <w:tcW w:w="6855" w:type="dxa"/>
            <w:tcBorders>
              <w:top w:val="single" w:sz="6" w:space="0" w:color="auto"/>
              <w:left w:val="nil"/>
              <w:bottom w:val="single" w:sz="6" w:space="0" w:color="auto"/>
              <w:right w:val="nil"/>
            </w:tcBorders>
            <w:shd w:val="clear" w:color="auto" w:fill="FFFFFF"/>
            <w:vAlign w:val="bottom"/>
          </w:tcPr>
          <w:p w14:paraId="66A21A4D" w14:textId="77777777" w:rsidR="004F2EE9" w:rsidRPr="009F59B1" w:rsidRDefault="004F2EE9" w:rsidP="0005293C">
            <w:pPr>
              <w:shd w:val="clear" w:color="auto" w:fill="FFFFFF"/>
              <w:tabs>
                <w:tab w:val="left" w:leader="dot" w:pos="6696"/>
              </w:tabs>
              <w:spacing w:after="60"/>
              <w:jc w:val="both"/>
            </w:pPr>
            <w:r w:rsidRPr="008A3AD8">
              <w:rPr>
                <w:szCs w:val="18"/>
              </w:rPr>
              <w:t>Departments and Services</w:t>
            </w:r>
          </w:p>
        </w:tc>
        <w:tc>
          <w:tcPr>
            <w:tcW w:w="1199" w:type="dxa"/>
            <w:tcBorders>
              <w:top w:val="single" w:sz="6" w:space="0" w:color="auto"/>
              <w:left w:val="nil"/>
              <w:bottom w:val="single" w:sz="6" w:space="0" w:color="auto"/>
              <w:right w:val="nil"/>
            </w:tcBorders>
            <w:shd w:val="clear" w:color="auto" w:fill="FFFFFF"/>
            <w:vAlign w:val="bottom"/>
          </w:tcPr>
          <w:p w14:paraId="66A21A4E" w14:textId="77777777" w:rsidR="004F2EE9" w:rsidRPr="009F59B1" w:rsidRDefault="004F2EE9" w:rsidP="0005293C">
            <w:pPr>
              <w:shd w:val="clear" w:color="auto" w:fill="FFFFFF"/>
              <w:spacing w:after="60"/>
              <w:jc w:val="right"/>
            </w:pPr>
            <w:r w:rsidRPr="008A3AD8">
              <w:rPr>
                <w:szCs w:val="18"/>
              </w:rPr>
              <w:t>Total</w:t>
            </w:r>
          </w:p>
        </w:tc>
      </w:tr>
      <w:tr w:rsidR="004F2EE9" w:rsidRPr="009F59B1" w14:paraId="66A21A53" w14:textId="77777777" w:rsidTr="0005293C">
        <w:trPr>
          <w:trHeight w:val="20"/>
          <w:jc w:val="center"/>
        </w:trPr>
        <w:tc>
          <w:tcPr>
            <w:tcW w:w="975" w:type="dxa"/>
            <w:tcBorders>
              <w:top w:val="single" w:sz="6" w:space="0" w:color="auto"/>
              <w:left w:val="nil"/>
              <w:bottom w:val="nil"/>
              <w:right w:val="nil"/>
            </w:tcBorders>
          </w:tcPr>
          <w:p w14:paraId="66A21A50" w14:textId="77777777" w:rsidR="004F2EE9" w:rsidRPr="009F59B1" w:rsidRDefault="004F2EE9" w:rsidP="009F59B1"/>
        </w:tc>
        <w:tc>
          <w:tcPr>
            <w:tcW w:w="6855" w:type="dxa"/>
            <w:tcBorders>
              <w:top w:val="single" w:sz="6" w:space="0" w:color="auto"/>
              <w:left w:val="nil"/>
              <w:bottom w:val="nil"/>
              <w:right w:val="nil"/>
            </w:tcBorders>
          </w:tcPr>
          <w:p w14:paraId="66A21A51" w14:textId="77777777" w:rsidR="004F2EE9" w:rsidRPr="009F59B1" w:rsidRDefault="004F2EE9" w:rsidP="0005293C">
            <w:pPr>
              <w:tabs>
                <w:tab w:val="left" w:leader="dot" w:pos="6696"/>
              </w:tabs>
              <w:jc w:val="both"/>
            </w:pPr>
          </w:p>
        </w:tc>
        <w:tc>
          <w:tcPr>
            <w:tcW w:w="1199" w:type="dxa"/>
            <w:tcBorders>
              <w:top w:val="single" w:sz="6" w:space="0" w:color="auto"/>
              <w:left w:val="nil"/>
              <w:bottom w:val="nil"/>
              <w:right w:val="nil"/>
            </w:tcBorders>
            <w:shd w:val="clear" w:color="auto" w:fill="FFFFFF"/>
          </w:tcPr>
          <w:p w14:paraId="66A21A52" w14:textId="77777777" w:rsidR="004F2EE9" w:rsidRPr="009F59B1" w:rsidRDefault="004F2EE9" w:rsidP="009F59B1">
            <w:pPr>
              <w:shd w:val="clear" w:color="auto" w:fill="FFFFFF"/>
              <w:jc w:val="right"/>
            </w:pPr>
            <w:r w:rsidRPr="008A3AD8">
              <w:rPr>
                <w:szCs w:val="18"/>
              </w:rPr>
              <w:t>$</w:t>
            </w:r>
          </w:p>
        </w:tc>
      </w:tr>
      <w:tr w:rsidR="004F2EE9" w:rsidRPr="009F59B1" w14:paraId="66A21A57" w14:textId="77777777" w:rsidTr="0005293C">
        <w:trPr>
          <w:trHeight w:val="20"/>
          <w:jc w:val="center"/>
        </w:trPr>
        <w:tc>
          <w:tcPr>
            <w:tcW w:w="975" w:type="dxa"/>
            <w:tcBorders>
              <w:top w:val="nil"/>
              <w:left w:val="nil"/>
              <w:bottom w:val="nil"/>
              <w:right w:val="nil"/>
            </w:tcBorders>
            <w:shd w:val="clear" w:color="auto" w:fill="FFFFFF"/>
          </w:tcPr>
          <w:p w14:paraId="66A21A54" w14:textId="77777777" w:rsidR="004F2EE9" w:rsidRPr="009F59B1" w:rsidRDefault="004F2EE9" w:rsidP="0005293C">
            <w:pPr>
              <w:shd w:val="clear" w:color="auto" w:fill="FFFFFF"/>
              <w:ind w:left="115"/>
              <w:jc w:val="both"/>
            </w:pPr>
            <w:r w:rsidRPr="008A3AD8">
              <w:rPr>
                <w:szCs w:val="18"/>
              </w:rPr>
              <w:t>4</w:t>
            </w:r>
          </w:p>
        </w:tc>
        <w:tc>
          <w:tcPr>
            <w:tcW w:w="6855" w:type="dxa"/>
            <w:tcBorders>
              <w:top w:val="nil"/>
              <w:left w:val="nil"/>
              <w:bottom w:val="nil"/>
              <w:right w:val="nil"/>
            </w:tcBorders>
            <w:shd w:val="clear" w:color="auto" w:fill="FFFFFF"/>
          </w:tcPr>
          <w:p w14:paraId="66A21A55" w14:textId="77777777" w:rsidR="004F2EE9" w:rsidRPr="009F59B1" w:rsidRDefault="004F2EE9" w:rsidP="0005293C">
            <w:pPr>
              <w:shd w:val="clear" w:color="auto" w:fill="FFFFFF"/>
              <w:tabs>
                <w:tab w:val="left" w:leader="dot" w:pos="6696"/>
              </w:tabs>
              <w:jc w:val="both"/>
            </w:pPr>
            <w:r w:rsidRPr="008A3AD8">
              <w:rPr>
                <w:szCs w:val="18"/>
              </w:rPr>
              <w:t>Department of Aboriginal Affairs</w:t>
            </w:r>
            <w:r w:rsidR="0005293C">
              <w:rPr>
                <w:szCs w:val="18"/>
              </w:rPr>
              <w:tab/>
            </w:r>
          </w:p>
        </w:tc>
        <w:tc>
          <w:tcPr>
            <w:tcW w:w="1199" w:type="dxa"/>
            <w:tcBorders>
              <w:top w:val="nil"/>
              <w:left w:val="nil"/>
              <w:bottom w:val="nil"/>
              <w:right w:val="nil"/>
            </w:tcBorders>
            <w:shd w:val="clear" w:color="auto" w:fill="FFFFFF"/>
          </w:tcPr>
          <w:p w14:paraId="66A21A56" w14:textId="77777777" w:rsidR="004F2EE9" w:rsidRPr="009F59B1" w:rsidRDefault="004F2EE9" w:rsidP="009F59B1">
            <w:pPr>
              <w:shd w:val="clear" w:color="auto" w:fill="FFFFFF"/>
              <w:jc w:val="right"/>
            </w:pPr>
            <w:r w:rsidRPr="008A3AD8">
              <w:rPr>
                <w:szCs w:val="18"/>
              </w:rPr>
              <w:t>137,000</w:t>
            </w:r>
          </w:p>
        </w:tc>
      </w:tr>
      <w:tr w:rsidR="004F2EE9" w:rsidRPr="009F59B1" w14:paraId="66A21A5B" w14:textId="77777777" w:rsidTr="0005293C">
        <w:trPr>
          <w:trHeight w:val="20"/>
          <w:jc w:val="center"/>
        </w:trPr>
        <w:tc>
          <w:tcPr>
            <w:tcW w:w="975" w:type="dxa"/>
            <w:tcBorders>
              <w:top w:val="nil"/>
              <w:left w:val="nil"/>
              <w:bottom w:val="nil"/>
              <w:right w:val="nil"/>
            </w:tcBorders>
            <w:shd w:val="clear" w:color="auto" w:fill="FFFFFF"/>
          </w:tcPr>
          <w:p w14:paraId="66A21A58" w14:textId="77777777" w:rsidR="004F2EE9" w:rsidRPr="009F59B1" w:rsidRDefault="004F2EE9" w:rsidP="0005293C">
            <w:pPr>
              <w:shd w:val="clear" w:color="auto" w:fill="FFFFFF"/>
              <w:ind w:left="115"/>
              <w:jc w:val="both"/>
            </w:pPr>
            <w:r w:rsidRPr="008A3AD8">
              <w:rPr>
                <w:szCs w:val="18"/>
              </w:rPr>
              <w:t>4</w:t>
            </w:r>
          </w:p>
        </w:tc>
        <w:tc>
          <w:tcPr>
            <w:tcW w:w="6855" w:type="dxa"/>
            <w:tcBorders>
              <w:top w:val="nil"/>
              <w:left w:val="nil"/>
              <w:bottom w:val="nil"/>
              <w:right w:val="nil"/>
            </w:tcBorders>
            <w:shd w:val="clear" w:color="auto" w:fill="FFFFFF"/>
          </w:tcPr>
          <w:p w14:paraId="66A21A59" w14:textId="77777777" w:rsidR="004F2EE9" w:rsidRPr="009F59B1" w:rsidRDefault="004F2EE9" w:rsidP="0005293C">
            <w:pPr>
              <w:shd w:val="clear" w:color="auto" w:fill="FFFFFF"/>
              <w:tabs>
                <w:tab w:val="left" w:leader="dot" w:pos="6696"/>
              </w:tabs>
              <w:jc w:val="both"/>
            </w:pPr>
            <w:r w:rsidRPr="008A3AD8">
              <w:rPr>
                <w:szCs w:val="18"/>
              </w:rPr>
              <w:t>Department of Administrative Services</w:t>
            </w:r>
            <w:r w:rsidR="0005293C">
              <w:rPr>
                <w:szCs w:val="18"/>
              </w:rPr>
              <w:tab/>
            </w:r>
          </w:p>
        </w:tc>
        <w:tc>
          <w:tcPr>
            <w:tcW w:w="1199" w:type="dxa"/>
            <w:tcBorders>
              <w:top w:val="nil"/>
              <w:left w:val="nil"/>
              <w:bottom w:val="nil"/>
              <w:right w:val="nil"/>
            </w:tcBorders>
            <w:shd w:val="clear" w:color="auto" w:fill="FFFFFF"/>
          </w:tcPr>
          <w:p w14:paraId="66A21A5A" w14:textId="77777777" w:rsidR="004F2EE9" w:rsidRPr="009F59B1" w:rsidRDefault="004F2EE9" w:rsidP="009F59B1">
            <w:pPr>
              <w:shd w:val="clear" w:color="auto" w:fill="FFFFFF"/>
              <w:jc w:val="right"/>
            </w:pPr>
            <w:r w:rsidRPr="008A3AD8">
              <w:rPr>
                <w:szCs w:val="18"/>
              </w:rPr>
              <w:t>1,836,000</w:t>
            </w:r>
          </w:p>
        </w:tc>
      </w:tr>
      <w:tr w:rsidR="004F2EE9" w:rsidRPr="009F59B1" w14:paraId="66A21A5F" w14:textId="77777777" w:rsidTr="0005293C">
        <w:trPr>
          <w:trHeight w:val="20"/>
          <w:jc w:val="center"/>
        </w:trPr>
        <w:tc>
          <w:tcPr>
            <w:tcW w:w="975" w:type="dxa"/>
            <w:tcBorders>
              <w:top w:val="nil"/>
              <w:left w:val="nil"/>
              <w:bottom w:val="nil"/>
              <w:right w:val="nil"/>
            </w:tcBorders>
            <w:shd w:val="clear" w:color="auto" w:fill="FFFFFF"/>
          </w:tcPr>
          <w:p w14:paraId="66A21A5C" w14:textId="77777777" w:rsidR="004F2EE9" w:rsidRPr="009F59B1" w:rsidRDefault="004F2EE9" w:rsidP="0005293C">
            <w:pPr>
              <w:shd w:val="clear" w:color="auto" w:fill="FFFFFF"/>
              <w:ind w:left="115"/>
              <w:jc w:val="both"/>
            </w:pPr>
            <w:r w:rsidRPr="008A3AD8">
              <w:rPr>
                <w:szCs w:val="18"/>
              </w:rPr>
              <w:t>5</w:t>
            </w:r>
          </w:p>
        </w:tc>
        <w:tc>
          <w:tcPr>
            <w:tcW w:w="6855" w:type="dxa"/>
            <w:tcBorders>
              <w:top w:val="nil"/>
              <w:left w:val="nil"/>
              <w:bottom w:val="nil"/>
              <w:right w:val="nil"/>
            </w:tcBorders>
            <w:shd w:val="clear" w:color="auto" w:fill="FFFFFF"/>
          </w:tcPr>
          <w:p w14:paraId="66A21A5D" w14:textId="77777777" w:rsidR="004F2EE9" w:rsidRPr="009F59B1" w:rsidRDefault="004F2EE9" w:rsidP="0005293C">
            <w:pPr>
              <w:shd w:val="clear" w:color="auto" w:fill="FFFFFF"/>
              <w:tabs>
                <w:tab w:val="left" w:leader="dot" w:pos="6696"/>
              </w:tabs>
              <w:jc w:val="both"/>
            </w:pPr>
            <w:r w:rsidRPr="008A3AD8">
              <w:rPr>
                <w:szCs w:val="18"/>
              </w:rPr>
              <w:t>Attorney-General's Department</w:t>
            </w:r>
            <w:r w:rsidR="0005293C">
              <w:rPr>
                <w:szCs w:val="18"/>
              </w:rPr>
              <w:tab/>
            </w:r>
          </w:p>
        </w:tc>
        <w:tc>
          <w:tcPr>
            <w:tcW w:w="1199" w:type="dxa"/>
            <w:tcBorders>
              <w:top w:val="nil"/>
              <w:left w:val="nil"/>
              <w:bottom w:val="nil"/>
              <w:right w:val="nil"/>
            </w:tcBorders>
            <w:shd w:val="clear" w:color="auto" w:fill="FFFFFF"/>
          </w:tcPr>
          <w:p w14:paraId="66A21A5E" w14:textId="77777777" w:rsidR="004F2EE9" w:rsidRPr="009F59B1" w:rsidRDefault="004F2EE9" w:rsidP="009F59B1">
            <w:pPr>
              <w:shd w:val="clear" w:color="auto" w:fill="FFFFFF"/>
              <w:jc w:val="right"/>
            </w:pPr>
            <w:r w:rsidRPr="008A3AD8">
              <w:rPr>
                <w:szCs w:val="18"/>
              </w:rPr>
              <w:t>15,000</w:t>
            </w:r>
          </w:p>
        </w:tc>
      </w:tr>
      <w:tr w:rsidR="004F2EE9" w:rsidRPr="009F59B1" w14:paraId="66A21A63" w14:textId="77777777" w:rsidTr="0005293C">
        <w:trPr>
          <w:trHeight w:val="20"/>
          <w:jc w:val="center"/>
        </w:trPr>
        <w:tc>
          <w:tcPr>
            <w:tcW w:w="975" w:type="dxa"/>
            <w:tcBorders>
              <w:top w:val="nil"/>
              <w:left w:val="nil"/>
              <w:bottom w:val="nil"/>
              <w:right w:val="nil"/>
            </w:tcBorders>
            <w:shd w:val="clear" w:color="auto" w:fill="FFFFFF"/>
          </w:tcPr>
          <w:p w14:paraId="66A21A60" w14:textId="77777777" w:rsidR="004F2EE9" w:rsidRPr="009F59B1" w:rsidRDefault="004F2EE9" w:rsidP="0005293C">
            <w:pPr>
              <w:shd w:val="clear" w:color="auto" w:fill="FFFFFF"/>
              <w:ind w:left="115"/>
              <w:jc w:val="both"/>
            </w:pPr>
            <w:r w:rsidRPr="008A3AD8">
              <w:rPr>
                <w:szCs w:val="18"/>
              </w:rPr>
              <w:t>5</w:t>
            </w:r>
          </w:p>
        </w:tc>
        <w:tc>
          <w:tcPr>
            <w:tcW w:w="6855" w:type="dxa"/>
            <w:tcBorders>
              <w:top w:val="nil"/>
              <w:left w:val="nil"/>
              <w:bottom w:val="nil"/>
              <w:right w:val="nil"/>
            </w:tcBorders>
            <w:shd w:val="clear" w:color="auto" w:fill="FFFFFF"/>
          </w:tcPr>
          <w:p w14:paraId="66A21A61" w14:textId="77777777" w:rsidR="004F2EE9" w:rsidRPr="009F59B1" w:rsidRDefault="004F2EE9" w:rsidP="0005293C">
            <w:pPr>
              <w:shd w:val="clear" w:color="auto" w:fill="FFFFFF"/>
              <w:tabs>
                <w:tab w:val="left" w:leader="dot" w:pos="6696"/>
              </w:tabs>
              <w:jc w:val="both"/>
            </w:pPr>
            <w:r w:rsidRPr="008A3AD8">
              <w:rPr>
                <w:szCs w:val="18"/>
              </w:rPr>
              <w:t>Department of Business and Consumer Affairs</w:t>
            </w:r>
            <w:r w:rsidR="0005293C">
              <w:rPr>
                <w:szCs w:val="18"/>
              </w:rPr>
              <w:tab/>
            </w:r>
          </w:p>
        </w:tc>
        <w:tc>
          <w:tcPr>
            <w:tcW w:w="1199" w:type="dxa"/>
            <w:tcBorders>
              <w:top w:val="nil"/>
              <w:left w:val="nil"/>
              <w:bottom w:val="nil"/>
              <w:right w:val="nil"/>
            </w:tcBorders>
            <w:shd w:val="clear" w:color="auto" w:fill="FFFFFF"/>
          </w:tcPr>
          <w:p w14:paraId="66A21A62" w14:textId="77777777" w:rsidR="004F2EE9" w:rsidRPr="009F59B1" w:rsidRDefault="004F2EE9" w:rsidP="009F59B1">
            <w:pPr>
              <w:shd w:val="clear" w:color="auto" w:fill="FFFFFF"/>
              <w:jc w:val="right"/>
            </w:pPr>
            <w:r w:rsidRPr="008A3AD8">
              <w:rPr>
                <w:szCs w:val="18"/>
              </w:rPr>
              <w:t>30,000</w:t>
            </w:r>
          </w:p>
        </w:tc>
      </w:tr>
      <w:tr w:rsidR="004F2EE9" w:rsidRPr="009F59B1" w14:paraId="66A21A67" w14:textId="77777777" w:rsidTr="0005293C">
        <w:trPr>
          <w:trHeight w:val="20"/>
          <w:jc w:val="center"/>
        </w:trPr>
        <w:tc>
          <w:tcPr>
            <w:tcW w:w="975" w:type="dxa"/>
            <w:tcBorders>
              <w:top w:val="nil"/>
              <w:left w:val="nil"/>
              <w:bottom w:val="nil"/>
              <w:right w:val="nil"/>
            </w:tcBorders>
            <w:shd w:val="clear" w:color="auto" w:fill="FFFFFF"/>
          </w:tcPr>
          <w:p w14:paraId="66A21A64" w14:textId="77777777" w:rsidR="004F2EE9" w:rsidRPr="009F59B1" w:rsidRDefault="004F2EE9" w:rsidP="0005293C">
            <w:pPr>
              <w:shd w:val="clear" w:color="auto" w:fill="FFFFFF"/>
              <w:ind w:left="115"/>
              <w:jc w:val="both"/>
            </w:pPr>
            <w:r w:rsidRPr="008A3AD8">
              <w:rPr>
                <w:szCs w:val="18"/>
              </w:rPr>
              <w:t>6</w:t>
            </w:r>
          </w:p>
        </w:tc>
        <w:tc>
          <w:tcPr>
            <w:tcW w:w="6855" w:type="dxa"/>
            <w:tcBorders>
              <w:top w:val="nil"/>
              <w:left w:val="nil"/>
              <w:bottom w:val="nil"/>
              <w:right w:val="nil"/>
            </w:tcBorders>
            <w:shd w:val="clear" w:color="auto" w:fill="FFFFFF"/>
          </w:tcPr>
          <w:p w14:paraId="66A21A65" w14:textId="77777777" w:rsidR="004F2EE9" w:rsidRPr="009F59B1" w:rsidRDefault="004F2EE9" w:rsidP="0005293C">
            <w:pPr>
              <w:shd w:val="clear" w:color="auto" w:fill="FFFFFF"/>
              <w:tabs>
                <w:tab w:val="left" w:leader="dot" w:pos="6696"/>
              </w:tabs>
              <w:jc w:val="both"/>
            </w:pPr>
            <w:r w:rsidRPr="008A3AD8">
              <w:rPr>
                <w:szCs w:val="18"/>
              </w:rPr>
              <w:t>Department of the Capital Territory</w:t>
            </w:r>
            <w:r w:rsidR="0005293C">
              <w:rPr>
                <w:szCs w:val="18"/>
              </w:rPr>
              <w:tab/>
            </w:r>
          </w:p>
        </w:tc>
        <w:tc>
          <w:tcPr>
            <w:tcW w:w="1199" w:type="dxa"/>
            <w:tcBorders>
              <w:top w:val="nil"/>
              <w:left w:val="nil"/>
              <w:bottom w:val="nil"/>
              <w:right w:val="nil"/>
            </w:tcBorders>
            <w:shd w:val="clear" w:color="auto" w:fill="FFFFFF"/>
          </w:tcPr>
          <w:p w14:paraId="66A21A66" w14:textId="77777777" w:rsidR="004F2EE9" w:rsidRPr="009F59B1" w:rsidRDefault="004F2EE9" w:rsidP="009F59B1">
            <w:pPr>
              <w:shd w:val="clear" w:color="auto" w:fill="FFFFFF"/>
              <w:jc w:val="right"/>
            </w:pPr>
            <w:r w:rsidRPr="008A3AD8">
              <w:rPr>
                <w:szCs w:val="18"/>
              </w:rPr>
              <w:t>7,225,000</w:t>
            </w:r>
          </w:p>
        </w:tc>
      </w:tr>
      <w:tr w:rsidR="004F2EE9" w:rsidRPr="009F59B1" w14:paraId="66A21A6B" w14:textId="77777777" w:rsidTr="0005293C">
        <w:trPr>
          <w:trHeight w:val="20"/>
          <w:jc w:val="center"/>
        </w:trPr>
        <w:tc>
          <w:tcPr>
            <w:tcW w:w="975" w:type="dxa"/>
            <w:tcBorders>
              <w:top w:val="nil"/>
              <w:left w:val="nil"/>
              <w:bottom w:val="nil"/>
              <w:right w:val="nil"/>
            </w:tcBorders>
            <w:shd w:val="clear" w:color="auto" w:fill="FFFFFF"/>
          </w:tcPr>
          <w:p w14:paraId="66A21A68" w14:textId="77777777" w:rsidR="004F2EE9" w:rsidRPr="009F59B1" w:rsidRDefault="004F2EE9" w:rsidP="0005293C">
            <w:pPr>
              <w:shd w:val="clear" w:color="auto" w:fill="FFFFFF"/>
              <w:ind w:left="115"/>
              <w:jc w:val="both"/>
            </w:pPr>
            <w:r w:rsidRPr="008A3AD8">
              <w:rPr>
                <w:szCs w:val="18"/>
              </w:rPr>
              <w:t>6</w:t>
            </w:r>
          </w:p>
        </w:tc>
        <w:tc>
          <w:tcPr>
            <w:tcW w:w="6855" w:type="dxa"/>
            <w:tcBorders>
              <w:top w:val="nil"/>
              <w:left w:val="nil"/>
              <w:bottom w:val="nil"/>
              <w:right w:val="nil"/>
            </w:tcBorders>
            <w:shd w:val="clear" w:color="auto" w:fill="FFFFFF"/>
          </w:tcPr>
          <w:p w14:paraId="66A21A69" w14:textId="77777777" w:rsidR="004F2EE9" w:rsidRPr="009F59B1" w:rsidRDefault="004F2EE9" w:rsidP="0005293C">
            <w:pPr>
              <w:shd w:val="clear" w:color="auto" w:fill="FFFFFF"/>
              <w:tabs>
                <w:tab w:val="left" w:leader="dot" w:pos="6696"/>
              </w:tabs>
              <w:jc w:val="both"/>
            </w:pPr>
            <w:r w:rsidRPr="008A3AD8">
              <w:rPr>
                <w:szCs w:val="18"/>
              </w:rPr>
              <w:t>Department of Communications</w:t>
            </w:r>
            <w:r w:rsidR="0005293C">
              <w:rPr>
                <w:szCs w:val="18"/>
              </w:rPr>
              <w:tab/>
            </w:r>
          </w:p>
        </w:tc>
        <w:tc>
          <w:tcPr>
            <w:tcW w:w="1199" w:type="dxa"/>
            <w:tcBorders>
              <w:top w:val="nil"/>
              <w:left w:val="nil"/>
              <w:bottom w:val="nil"/>
              <w:right w:val="nil"/>
            </w:tcBorders>
            <w:shd w:val="clear" w:color="auto" w:fill="FFFFFF"/>
          </w:tcPr>
          <w:p w14:paraId="66A21A6A" w14:textId="77777777" w:rsidR="004F2EE9" w:rsidRPr="009F59B1" w:rsidRDefault="004F2EE9" w:rsidP="009F59B1">
            <w:pPr>
              <w:shd w:val="clear" w:color="auto" w:fill="FFFFFF"/>
              <w:jc w:val="right"/>
            </w:pPr>
            <w:r w:rsidRPr="008A3AD8">
              <w:rPr>
                <w:szCs w:val="18"/>
              </w:rPr>
              <w:t>2,600,000</w:t>
            </w:r>
          </w:p>
        </w:tc>
      </w:tr>
      <w:tr w:rsidR="004F2EE9" w:rsidRPr="009F59B1" w14:paraId="66A21A6F" w14:textId="77777777" w:rsidTr="0005293C">
        <w:trPr>
          <w:trHeight w:val="20"/>
          <w:jc w:val="center"/>
        </w:trPr>
        <w:tc>
          <w:tcPr>
            <w:tcW w:w="975" w:type="dxa"/>
            <w:tcBorders>
              <w:top w:val="nil"/>
              <w:left w:val="nil"/>
              <w:bottom w:val="nil"/>
              <w:right w:val="nil"/>
            </w:tcBorders>
            <w:shd w:val="clear" w:color="auto" w:fill="FFFFFF"/>
          </w:tcPr>
          <w:p w14:paraId="66A21A6C" w14:textId="77777777" w:rsidR="004F2EE9" w:rsidRPr="009F59B1" w:rsidRDefault="004F2EE9" w:rsidP="0005293C">
            <w:pPr>
              <w:shd w:val="clear" w:color="auto" w:fill="FFFFFF"/>
              <w:ind w:left="115"/>
              <w:jc w:val="both"/>
            </w:pPr>
            <w:r w:rsidRPr="008A3AD8">
              <w:rPr>
                <w:szCs w:val="18"/>
              </w:rPr>
              <w:t>6</w:t>
            </w:r>
          </w:p>
        </w:tc>
        <w:tc>
          <w:tcPr>
            <w:tcW w:w="6855" w:type="dxa"/>
            <w:tcBorders>
              <w:top w:val="nil"/>
              <w:left w:val="nil"/>
              <w:bottom w:val="nil"/>
              <w:right w:val="nil"/>
            </w:tcBorders>
            <w:shd w:val="clear" w:color="auto" w:fill="FFFFFF"/>
          </w:tcPr>
          <w:p w14:paraId="66A21A6D" w14:textId="77777777" w:rsidR="004F2EE9" w:rsidRPr="009F59B1" w:rsidRDefault="004F2EE9" w:rsidP="0005293C">
            <w:pPr>
              <w:shd w:val="clear" w:color="auto" w:fill="FFFFFF"/>
              <w:tabs>
                <w:tab w:val="left" w:leader="dot" w:pos="6696"/>
              </w:tabs>
              <w:jc w:val="both"/>
            </w:pPr>
            <w:r w:rsidRPr="008A3AD8">
              <w:rPr>
                <w:szCs w:val="18"/>
              </w:rPr>
              <w:t>Department of Education</w:t>
            </w:r>
            <w:r w:rsidR="0005293C">
              <w:rPr>
                <w:szCs w:val="18"/>
              </w:rPr>
              <w:tab/>
            </w:r>
          </w:p>
        </w:tc>
        <w:tc>
          <w:tcPr>
            <w:tcW w:w="1199" w:type="dxa"/>
            <w:tcBorders>
              <w:top w:val="nil"/>
              <w:left w:val="nil"/>
              <w:bottom w:val="nil"/>
              <w:right w:val="nil"/>
            </w:tcBorders>
            <w:shd w:val="clear" w:color="auto" w:fill="FFFFFF"/>
          </w:tcPr>
          <w:p w14:paraId="66A21A6E" w14:textId="77777777" w:rsidR="004F2EE9" w:rsidRPr="009F59B1" w:rsidRDefault="004F2EE9" w:rsidP="009F59B1">
            <w:pPr>
              <w:shd w:val="clear" w:color="auto" w:fill="FFFFFF"/>
              <w:jc w:val="right"/>
            </w:pPr>
            <w:r w:rsidRPr="008A3AD8">
              <w:rPr>
                <w:szCs w:val="18"/>
              </w:rPr>
              <w:t>1,013,000</w:t>
            </w:r>
          </w:p>
        </w:tc>
      </w:tr>
      <w:tr w:rsidR="004F2EE9" w:rsidRPr="009F59B1" w14:paraId="66A21A73" w14:textId="77777777" w:rsidTr="0005293C">
        <w:trPr>
          <w:trHeight w:val="20"/>
          <w:jc w:val="center"/>
        </w:trPr>
        <w:tc>
          <w:tcPr>
            <w:tcW w:w="975" w:type="dxa"/>
            <w:tcBorders>
              <w:top w:val="nil"/>
              <w:left w:val="nil"/>
              <w:bottom w:val="nil"/>
              <w:right w:val="nil"/>
            </w:tcBorders>
            <w:shd w:val="clear" w:color="auto" w:fill="FFFFFF"/>
          </w:tcPr>
          <w:p w14:paraId="66A21A70" w14:textId="77777777" w:rsidR="004F2EE9" w:rsidRPr="009F59B1" w:rsidRDefault="004F2EE9" w:rsidP="0005293C">
            <w:pPr>
              <w:shd w:val="clear" w:color="auto" w:fill="FFFFFF"/>
              <w:ind w:left="115"/>
              <w:jc w:val="both"/>
            </w:pPr>
            <w:r w:rsidRPr="008A3AD8">
              <w:rPr>
                <w:szCs w:val="18"/>
              </w:rPr>
              <w:t>7</w:t>
            </w:r>
          </w:p>
        </w:tc>
        <w:tc>
          <w:tcPr>
            <w:tcW w:w="6855" w:type="dxa"/>
            <w:tcBorders>
              <w:top w:val="nil"/>
              <w:left w:val="nil"/>
              <w:bottom w:val="nil"/>
              <w:right w:val="nil"/>
            </w:tcBorders>
            <w:shd w:val="clear" w:color="auto" w:fill="FFFFFF"/>
          </w:tcPr>
          <w:p w14:paraId="66A21A71" w14:textId="77777777" w:rsidR="004F2EE9" w:rsidRPr="009F59B1" w:rsidRDefault="004F2EE9" w:rsidP="0005293C">
            <w:pPr>
              <w:shd w:val="clear" w:color="auto" w:fill="FFFFFF"/>
              <w:tabs>
                <w:tab w:val="left" w:leader="dot" w:pos="6696"/>
              </w:tabs>
              <w:jc w:val="both"/>
            </w:pPr>
            <w:r w:rsidRPr="008A3AD8">
              <w:rPr>
                <w:szCs w:val="18"/>
              </w:rPr>
              <w:t>Department of Employment and Youth Affairs</w:t>
            </w:r>
            <w:r w:rsidR="0005293C">
              <w:rPr>
                <w:szCs w:val="18"/>
              </w:rPr>
              <w:tab/>
            </w:r>
          </w:p>
        </w:tc>
        <w:tc>
          <w:tcPr>
            <w:tcW w:w="1199" w:type="dxa"/>
            <w:tcBorders>
              <w:top w:val="nil"/>
              <w:left w:val="nil"/>
              <w:bottom w:val="nil"/>
              <w:right w:val="nil"/>
            </w:tcBorders>
            <w:shd w:val="clear" w:color="auto" w:fill="FFFFFF"/>
          </w:tcPr>
          <w:p w14:paraId="66A21A72" w14:textId="77777777" w:rsidR="004F2EE9" w:rsidRPr="009F59B1" w:rsidRDefault="004F2EE9" w:rsidP="009F59B1">
            <w:pPr>
              <w:shd w:val="clear" w:color="auto" w:fill="FFFFFF"/>
              <w:jc w:val="right"/>
            </w:pPr>
            <w:r w:rsidRPr="008A3AD8">
              <w:rPr>
                <w:szCs w:val="18"/>
              </w:rPr>
              <w:t>478,000</w:t>
            </w:r>
          </w:p>
        </w:tc>
      </w:tr>
      <w:tr w:rsidR="004F2EE9" w:rsidRPr="009F59B1" w14:paraId="66A21A77" w14:textId="77777777" w:rsidTr="0005293C">
        <w:trPr>
          <w:trHeight w:val="20"/>
          <w:jc w:val="center"/>
        </w:trPr>
        <w:tc>
          <w:tcPr>
            <w:tcW w:w="975" w:type="dxa"/>
            <w:tcBorders>
              <w:top w:val="nil"/>
              <w:left w:val="nil"/>
              <w:bottom w:val="nil"/>
              <w:right w:val="nil"/>
            </w:tcBorders>
            <w:shd w:val="clear" w:color="auto" w:fill="FFFFFF"/>
          </w:tcPr>
          <w:p w14:paraId="66A21A74" w14:textId="77777777" w:rsidR="004F2EE9" w:rsidRPr="009F59B1" w:rsidRDefault="004F2EE9" w:rsidP="0005293C">
            <w:pPr>
              <w:shd w:val="clear" w:color="auto" w:fill="FFFFFF"/>
              <w:ind w:left="115"/>
              <w:jc w:val="both"/>
            </w:pPr>
            <w:r w:rsidRPr="008A3AD8">
              <w:rPr>
                <w:szCs w:val="18"/>
              </w:rPr>
              <w:t>7</w:t>
            </w:r>
          </w:p>
        </w:tc>
        <w:tc>
          <w:tcPr>
            <w:tcW w:w="6855" w:type="dxa"/>
            <w:tcBorders>
              <w:top w:val="nil"/>
              <w:left w:val="nil"/>
              <w:bottom w:val="nil"/>
              <w:right w:val="nil"/>
            </w:tcBorders>
            <w:shd w:val="clear" w:color="auto" w:fill="FFFFFF"/>
          </w:tcPr>
          <w:p w14:paraId="66A21A75" w14:textId="77777777" w:rsidR="004F2EE9" w:rsidRPr="009F59B1" w:rsidRDefault="004F2EE9" w:rsidP="0005293C">
            <w:pPr>
              <w:shd w:val="clear" w:color="auto" w:fill="FFFFFF"/>
              <w:tabs>
                <w:tab w:val="left" w:leader="dot" w:pos="6696"/>
              </w:tabs>
              <w:jc w:val="both"/>
            </w:pPr>
            <w:r w:rsidRPr="008A3AD8">
              <w:rPr>
                <w:szCs w:val="18"/>
              </w:rPr>
              <w:t>Department of Finance</w:t>
            </w:r>
            <w:r w:rsidR="0005293C">
              <w:rPr>
                <w:szCs w:val="18"/>
              </w:rPr>
              <w:tab/>
            </w:r>
          </w:p>
        </w:tc>
        <w:tc>
          <w:tcPr>
            <w:tcW w:w="1199" w:type="dxa"/>
            <w:tcBorders>
              <w:top w:val="nil"/>
              <w:left w:val="nil"/>
              <w:bottom w:val="nil"/>
              <w:right w:val="nil"/>
            </w:tcBorders>
            <w:shd w:val="clear" w:color="auto" w:fill="FFFFFF"/>
          </w:tcPr>
          <w:p w14:paraId="66A21A76" w14:textId="77777777" w:rsidR="004F2EE9" w:rsidRPr="009F59B1" w:rsidRDefault="004F2EE9" w:rsidP="009F59B1">
            <w:pPr>
              <w:shd w:val="clear" w:color="auto" w:fill="FFFFFF"/>
              <w:jc w:val="right"/>
            </w:pPr>
            <w:r w:rsidRPr="008A3AD8">
              <w:rPr>
                <w:szCs w:val="18"/>
              </w:rPr>
              <w:t>53,782,000</w:t>
            </w:r>
          </w:p>
        </w:tc>
      </w:tr>
      <w:tr w:rsidR="004F2EE9" w:rsidRPr="009F59B1" w14:paraId="66A21A7B" w14:textId="77777777" w:rsidTr="0005293C">
        <w:trPr>
          <w:trHeight w:val="20"/>
          <w:jc w:val="center"/>
        </w:trPr>
        <w:tc>
          <w:tcPr>
            <w:tcW w:w="975" w:type="dxa"/>
            <w:tcBorders>
              <w:top w:val="nil"/>
              <w:left w:val="nil"/>
              <w:bottom w:val="nil"/>
              <w:right w:val="nil"/>
            </w:tcBorders>
            <w:shd w:val="clear" w:color="auto" w:fill="FFFFFF"/>
          </w:tcPr>
          <w:p w14:paraId="66A21A78" w14:textId="77777777" w:rsidR="004F2EE9" w:rsidRPr="009F59B1" w:rsidRDefault="004F2EE9" w:rsidP="0005293C">
            <w:pPr>
              <w:shd w:val="clear" w:color="auto" w:fill="FFFFFF"/>
              <w:ind w:left="115"/>
              <w:jc w:val="both"/>
            </w:pPr>
            <w:r w:rsidRPr="008A3AD8">
              <w:rPr>
                <w:szCs w:val="18"/>
              </w:rPr>
              <w:t>8</w:t>
            </w:r>
          </w:p>
        </w:tc>
        <w:tc>
          <w:tcPr>
            <w:tcW w:w="6855" w:type="dxa"/>
            <w:tcBorders>
              <w:top w:val="nil"/>
              <w:left w:val="nil"/>
              <w:bottom w:val="nil"/>
              <w:right w:val="nil"/>
            </w:tcBorders>
            <w:shd w:val="clear" w:color="auto" w:fill="FFFFFF"/>
          </w:tcPr>
          <w:p w14:paraId="66A21A79" w14:textId="77777777" w:rsidR="004F2EE9" w:rsidRPr="009F59B1" w:rsidRDefault="004F2EE9" w:rsidP="0005293C">
            <w:pPr>
              <w:shd w:val="clear" w:color="auto" w:fill="FFFFFF"/>
              <w:tabs>
                <w:tab w:val="left" w:leader="dot" w:pos="6696"/>
              </w:tabs>
              <w:jc w:val="both"/>
            </w:pPr>
            <w:r w:rsidRPr="008A3AD8">
              <w:rPr>
                <w:szCs w:val="18"/>
              </w:rPr>
              <w:t>Department of Foreign Affairs</w:t>
            </w:r>
            <w:r w:rsidR="0005293C">
              <w:rPr>
                <w:szCs w:val="18"/>
              </w:rPr>
              <w:tab/>
            </w:r>
          </w:p>
        </w:tc>
        <w:tc>
          <w:tcPr>
            <w:tcW w:w="1199" w:type="dxa"/>
            <w:tcBorders>
              <w:top w:val="nil"/>
              <w:left w:val="nil"/>
              <w:bottom w:val="nil"/>
              <w:right w:val="nil"/>
            </w:tcBorders>
            <w:shd w:val="clear" w:color="auto" w:fill="FFFFFF"/>
          </w:tcPr>
          <w:p w14:paraId="66A21A7A" w14:textId="77777777" w:rsidR="004F2EE9" w:rsidRPr="009F59B1" w:rsidRDefault="004F2EE9" w:rsidP="009F59B1">
            <w:pPr>
              <w:shd w:val="clear" w:color="auto" w:fill="FFFFFF"/>
              <w:jc w:val="right"/>
            </w:pPr>
            <w:r w:rsidRPr="008A3AD8">
              <w:rPr>
                <w:szCs w:val="18"/>
              </w:rPr>
              <w:t>715,000</w:t>
            </w:r>
          </w:p>
        </w:tc>
      </w:tr>
      <w:tr w:rsidR="004F2EE9" w:rsidRPr="009F59B1" w14:paraId="66A21A7F" w14:textId="77777777" w:rsidTr="0005293C">
        <w:trPr>
          <w:trHeight w:val="20"/>
          <w:jc w:val="center"/>
        </w:trPr>
        <w:tc>
          <w:tcPr>
            <w:tcW w:w="975" w:type="dxa"/>
            <w:tcBorders>
              <w:top w:val="nil"/>
              <w:left w:val="nil"/>
              <w:bottom w:val="nil"/>
              <w:right w:val="nil"/>
            </w:tcBorders>
            <w:shd w:val="clear" w:color="auto" w:fill="FFFFFF"/>
          </w:tcPr>
          <w:p w14:paraId="66A21A7C" w14:textId="77777777" w:rsidR="004F2EE9" w:rsidRPr="009F59B1" w:rsidRDefault="004F2EE9" w:rsidP="0005293C">
            <w:pPr>
              <w:shd w:val="clear" w:color="auto" w:fill="FFFFFF"/>
              <w:ind w:left="115"/>
              <w:jc w:val="both"/>
            </w:pPr>
            <w:r w:rsidRPr="008A3AD8">
              <w:rPr>
                <w:szCs w:val="18"/>
              </w:rPr>
              <w:t>8</w:t>
            </w:r>
          </w:p>
        </w:tc>
        <w:tc>
          <w:tcPr>
            <w:tcW w:w="6855" w:type="dxa"/>
            <w:tcBorders>
              <w:top w:val="nil"/>
              <w:left w:val="nil"/>
              <w:bottom w:val="nil"/>
              <w:right w:val="nil"/>
            </w:tcBorders>
            <w:shd w:val="clear" w:color="auto" w:fill="FFFFFF"/>
          </w:tcPr>
          <w:p w14:paraId="66A21A7D" w14:textId="77777777" w:rsidR="004F2EE9" w:rsidRPr="009F59B1" w:rsidRDefault="004F2EE9" w:rsidP="0005293C">
            <w:pPr>
              <w:shd w:val="clear" w:color="auto" w:fill="FFFFFF"/>
              <w:tabs>
                <w:tab w:val="left" w:leader="dot" w:pos="6696"/>
              </w:tabs>
              <w:jc w:val="both"/>
            </w:pPr>
            <w:r w:rsidRPr="008A3AD8">
              <w:rPr>
                <w:szCs w:val="18"/>
              </w:rPr>
              <w:t>Department of Health</w:t>
            </w:r>
            <w:r w:rsidR="0005293C">
              <w:rPr>
                <w:szCs w:val="18"/>
              </w:rPr>
              <w:tab/>
            </w:r>
          </w:p>
        </w:tc>
        <w:tc>
          <w:tcPr>
            <w:tcW w:w="1199" w:type="dxa"/>
            <w:tcBorders>
              <w:top w:val="nil"/>
              <w:left w:val="nil"/>
              <w:bottom w:val="nil"/>
              <w:right w:val="nil"/>
            </w:tcBorders>
            <w:shd w:val="clear" w:color="auto" w:fill="FFFFFF"/>
          </w:tcPr>
          <w:p w14:paraId="66A21A7E" w14:textId="77777777" w:rsidR="004F2EE9" w:rsidRPr="009F59B1" w:rsidRDefault="004F2EE9" w:rsidP="009F59B1">
            <w:pPr>
              <w:shd w:val="clear" w:color="auto" w:fill="FFFFFF"/>
              <w:jc w:val="right"/>
            </w:pPr>
            <w:r w:rsidRPr="008A3AD8">
              <w:rPr>
                <w:szCs w:val="18"/>
              </w:rPr>
              <w:t>1,401,000</w:t>
            </w:r>
          </w:p>
        </w:tc>
      </w:tr>
      <w:tr w:rsidR="004F2EE9" w:rsidRPr="009F59B1" w14:paraId="66A21A83" w14:textId="77777777" w:rsidTr="0005293C">
        <w:trPr>
          <w:trHeight w:val="20"/>
          <w:jc w:val="center"/>
        </w:trPr>
        <w:tc>
          <w:tcPr>
            <w:tcW w:w="975" w:type="dxa"/>
            <w:tcBorders>
              <w:top w:val="nil"/>
              <w:left w:val="nil"/>
              <w:bottom w:val="nil"/>
              <w:right w:val="nil"/>
            </w:tcBorders>
            <w:shd w:val="clear" w:color="auto" w:fill="FFFFFF"/>
          </w:tcPr>
          <w:p w14:paraId="66A21A80" w14:textId="77777777" w:rsidR="004F2EE9" w:rsidRPr="009F59B1" w:rsidRDefault="004F2EE9" w:rsidP="0005293C">
            <w:pPr>
              <w:shd w:val="clear" w:color="auto" w:fill="FFFFFF"/>
              <w:ind w:left="115"/>
              <w:jc w:val="both"/>
            </w:pPr>
            <w:r w:rsidRPr="008A3AD8">
              <w:rPr>
                <w:szCs w:val="18"/>
              </w:rPr>
              <w:t>8</w:t>
            </w:r>
          </w:p>
        </w:tc>
        <w:tc>
          <w:tcPr>
            <w:tcW w:w="6855" w:type="dxa"/>
            <w:tcBorders>
              <w:top w:val="nil"/>
              <w:left w:val="nil"/>
              <w:bottom w:val="nil"/>
              <w:right w:val="nil"/>
            </w:tcBorders>
            <w:shd w:val="clear" w:color="auto" w:fill="FFFFFF"/>
          </w:tcPr>
          <w:p w14:paraId="66A21A81" w14:textId="77777777" w:rsidR="004F2EE9" w:rsidRPr="009F59B1" w:rsidRDefault="004F2EE9" w:rsidP="0005293C">
            <w:pPr>
              <w:shd w:val="clear" w:color="auto" w:fill="FFFFFF"/>
              <w:tabs>
                <w:tab w:val="left" w:leader="dot" w:pos="6696"/>
              </w:tabs>
              <w:jc w:val="both"/>
            </w:pPr>
            <w:r w:rsidRPr="008A3AD8">
              <w:rPr>
                <w:szCs w:val="18"/>
              </w:rPr>
              <w:t>Department of Home Affairs and Environment</w:t>
            </w:r>
            <w:r w:rsidR="0005293C">
              <w:rPr>
                <w:szCs w:val="18"/>
              </w:rPr>
              <w:tab/>
            </w:r>
          </w:p>
        </w:tc>
        <w:tc>
          <w:tcPr>
            <w:tcW w:w="1199" w:type="dxa"/>
            <w:tcBorders>
              <w:top w:val="nil"/>
              <w:left w:val="nil"/>
              <w:bottom w:val="nil"/>
              <w:right w:val="nil"/>
            </w:tcBorders>
            <w:shd w:val="clear" w:color="auto" w:fill="FFFFFF"/>
          </w:tcPr>
          <w:p w14:paraId="66A21A82" w14:textId="77777777" w:rsidR="004F2EE9" w:rsidRPr="009F59B1" w:rsidRDefault="004F2EE9" w:rsidP="009F59B1">
            <w:pPr>
              <w:shd w:val="clear" w:color="auto" w:fill="FFFFFF"/>
              <w:jc w:val="right"/>
            </w:pPr>
            <w:r w:rsidRPr="008A3AD8">
              <w:rPr>
                <w:szCs w:val="18"/>
              </w:rPr>
              <w:t>1,811,000</w:t>
            </w:r>
          </w:p>
        </w:tc>
      </w:tr>
      <w:tr w:rsidR="004F2EE9" w:rsidRPr="009F59B1" w14:paraId="66A21A87" w14:textId="77777777" w:rsidTr="0005293C">
        <w:trPr>
          <w:trHeight w:val="20"/>
          <w:jc w:val="center"/>
        </w:trPr>
        <w:tc>
          <w:tcPr>
            <w:tcW w:w="975" w:type="dxa"/>
            <w:tcBorders>
              <w:top w:val="nil"/>
              <w:left w:val="nil"/>
              <w:bottom w:val="nil"/>
              <w:right w:val="nil"/>
            </w:tcBorders>
            <w:shd w:val="clear" w:color="auto" w:fill="FFFFFF"/>
          </w:tcPr>
          <w:p w14:paraId="66A21A84" w14:textId="77777777" w:rsidR="004F2EE9" w:rsidRPr="009F59B1" w:rsidRDefault="004F2EE9" w:rsidP="0005293C">
            <w:pPr>
              <w:shd w:val="clear" w:color="auto" w:fill="FFFFFF"/>
              <w:ind w:left="115"/>
              <w:jc w:val="both"/>
            </w:pPr>
            <w:r w:rsidRPr="008A3AD8">
              <w:rPr>
                <w:szCs w:val="18"/>
              </w:rPr>
              <w:t>9</w:t>
            </w:r>
          </w:p>
        </w:tc>
        <w:tc>
          <w:tcPr>
            <w:tcW w:w="6855" w:type="dxa"/>
            <w:tcBorders>
              <w:top w:val="nil"/>
              <w:left w:val="nil"/>
              <w:bottom w:val="nil"/>
              <w:right w:val="nil"/>
            </w:tcBorders>
            <w:shd w:val="clear" w:color="auto" w:fill="FFFFFF"/>
          </w:tcPr>
          <w:p w14:paraId="66A21A85" w14:textId="77777777" w:rsidR="004F2EE9" w:rsidRPr="009F59B1" w:rsidRDefault="004F2EE9" w:rsidP="0005293C">
            <w:pPr>
              <w:shd w:val="clear" w:color="auto" w:fill="FFFFFF"/>
              <w:tabs>
                <w:tab w:val="left" w:leader="dot" w:pos="6696"/>
              </w:tabs>
              <w:jc w:val="both"/>
            </w:pPr>
            <w:r w:rsidRPr="008A3AD8">
              <w:rPr>
                <w:szCs w:val="18"/>
              </w:rPr>
              <w:t>Department of Housing and Construction</w:t>
            </w:r>
            <w:r w:rsidR="0005293C">
              <w:rPr>
                <w:szCs w:val="18"/>
              </w:rPr>
              <w:tab/>
            </w:r>
          </w:p>
        </w:tc>
        <w:tc>
          <w:tcPr>
            <w:tcW w:w="1199" w:type="dxa"/>
            <w:tcBorders>
              <w:top w:val="nil"/>
              <w:left w:val="nil"/>
              <w:bottom w:val="nil"/>
              <w:right w:val="nil"/>
            </w:tcBorders>
            <w:shd w:val="clear" w:color="auto" w:fill="FFFFFF"/>
          </w:tcPr>
          <w:p w14:paraId="66A21A86" w14:textId="77777777" w:rsidR="004F2EE9" w:rsidRPr="009F59B1" w:rsidRDefault="004F2EE9" w:rsidP="009F59B1">
            <w:pPr>
              <w:shd w:val="clear" w:color="auto" w:fill="FFFFFF"/>
              <w:jc w:val="right"/>
            </w:pPr>
            <w:r w:rsidRPr="008A3AD8">
              <w:rPr>
                <w:szCs w:val="18"/>
              </w:rPr>
              <w:t>3,610,000</w:t>
            </w:r>
          </w:p>
        </w:tc>
      </w:tr>
      <w:tr w:rsidR="004F2EE9" w:rsidRPr="009F59B1" w14:paraId="66A21A8B" w14:textId="77777777" w:rsidTr="0005293C">
        <w:trPr>
          <w:trHeight w:val="20"/>
          <w:jc w:val="center"/>
        </w:trPr>
        <w:tc>
          <w:tcPr>
            <w:tcW w:w="975" w:type="dxa"/>
            <w:tcBorders>
              <w:top w:val="nil"/>
              <w:left w:val="nil"/>
              <w:bottom w:val="nil"/>
              <w:right w:val="nil"/>
            </w:tcBorders>
            <w:shd w:val="clear" w:color="auto" w:fill="FFFFFF"/>
          </w:tcPr>
          <w:p w14:paraId="66A21A88" w14:textId="77777777" w:rsidR="004F2EE9" w:rsidRPr="009F59B1" w:rsidRDefault="004F2EE9" w:rsidP="009F59B1">
            <w:pPr>
              <w:shd w:val="clear" w:color="auto" w:fill="FFFFFF"/>
              <w:jc w:val="both"/>
            </w:pPr>
            <w:r w:rsidRPr="008A3AD8">
              <w:rPr>
                <w:szCs w:val="18"/>
              </w:rPr>
              <w:t>10</w:t>
            </w:r>
          </w:p>
        </w:tc>
        <w:tc>
          <w:tcPr>
            <w:tcW w:w="6855" w:type="dxa"/>
            <w:tcBorders>
              <w:top w:val="nil"/>
              <w:left w:val="nil"/>
              <w:bottom w:val="nil"/>
              <w:right w:val="nil"/>
            </w:tcBorders>
            <w:shd w:val="clear" w:color="auto" w:fill="FFFFFF"/>
          </w:tcPr>
          <w:p w14:paraId="66A21A89" w14:textId="12E6B324" w:rsidR="004F2EE9" w:rsidRPr="009F59B1" w:rsidRDefault="004F2EE9" w:rsidP="0005293C">
            <w:pPr>
              <w:shd w:val="clear" w:color="auto" w:fill="FFFFFF"/>
              <w:tabs>
                <w:tab w:val="left" w:leader="dot" w:pos="6696"/>
              </w:tabs>
              <w:jc w:val="both"/>
            </w:pPr>
            <w:r w:rsidRPr="008A3AD8">
              <w:rPr>
                <w:szCs w:val="18"/>
              </w:rPr>
              <w:t>Department of Immig</w:t>
            </w:r>
            <w:ins w:id="1" w:author="Proof Communications" w:date="2020-04-27T12:40:00Z">
              <w:r w:rsidR="001069BC">
                <w:rPr>
                  <w:szCs w:val="18"/>
                </w:rPr>
                <w:t>r</w:t>
              </w:r>
            </w:ins>
            <w:r w:rsidRPr="008A3AD8">
              <w:rPr>
                <w:szCs w:val="18"/>
              </w:rPr>
              <w:t>ation and Ethnic Affairs</w:t>
            </w:r>
            <w:r w:rsidR="0005293C">
              <w:rPr>
                <w:szCs w:val="18"/>
              </w:rPr>
              <w:tab/>
            </w:r>
          </w:p>
        </w:tc>
        <w:tc>
          <w:tcPr>
            <w:tcW w:w="1199" w:type="dxa"/>
            <w:tcBorders>
              <w:top w:val="nil"/>
              <w:left w:val="nil"/>
              <w:bottom w:val="nil"/>
              <w:right w:val="nil"/>
            </w:tcBorders>
            <w:shd w:val="clear" w:color="auto" w:fill="FFFFFF"/>
          </w:tcPr>
          <w:p w14:paraId="66A21A8A" w14:textId="77777777" w:rsidR="004F2EE9" w:rsidRPr="009F59B1" w:rsidRDefault="004F2EE9" w:rsidP="009F59B1">
            <w:pPr>
              <w:shd w:val="clear" w:color="auto" w:fill="FFFFFF"/>
              <w:jc w:val="right"/>
            </w:pPr>
            <w:r w:rsidRPr="008A3AD8">
              <w:rPr>
                <w:szCs w:val="18"/>
              </w:rPr>
              <w:t>1,098,000</w:t>
            </w:r>
          </w:p>
        </w:tc>
      </w:tr>
      <w:tr w:rsidR="004F2EE9" w:rsidRPr="009F59B1" w14:paraId="66A21A8F" w14:textId="77777777" w:rsidTr="0005293C">
        <w:trPr>
          <w:trHeight w:val="20"/>
          <w:jc w:val="center"/>
        </w:trPr>
        <w:tc>
          <w:tcPr>
            <w:tcW w:w="975" w:type="dxa"/>
            <w:tcBorders>
              <w:top w:val="nil"/>
              <w:left w:val="nil"/>
              <w:bottom w:val="nil"/>
              <w:right w:val="nil"/>
            </w:tcBorders>
            <w:shd w:val="clear" w:color="auto" w:fill="FFFFFF"/>
          </w:tcPr>
          <w:p w14:paraId="66A21A8C" w14:textId="77777777" w:rsidR="004F2EE9" w:rsidRPr="009F59B1" w:rsidRDefault="004F2EE9" w:rsidP="009F59B1">
            <w:pPr>
              <w:shd w:val="clear" w:color="auto" w:fill="FFFFFF"/>
              <w:jc w:val="both"/>
            </w:pPr>
            <w:r w:rsidRPr="008A3AD8">
              <w:rPr>
                <w:szCs w:val="18"/>
              </w:rPr>
              <w:t>11</w:t>
            </w:r>
          </w:p>
        </w:tc>
        <w:tc>
          <w:tcPr>
            <w:tcW w:w="6855" w:type="dxa"/>
            <w:tcBorders>
              <w:top w:val="nil"/>
              <w:left w:val="nil"/>
              <w:bottom w:val="nil"/>
              <w:right w:val="nil"/>
            </w:tcBorders>
            <w:shd w:val="clear" w:color="auto" w:fill="FFFFFF"/>
          </w:tcPr>
          <w:p w14:paraId="66A21A8D" w14:textId="77777777" w:rsidR="004F2EE9" w:rsidRPr="009F59B1" w:rsidRDefault="004F2EE9" w:rsidP="0005293C">
            <w:pPr>
              <w:shd w:val="clear" w:color="auto" w:fill="FFFFFF"/>
              <w:tabs>
                <w:tab w:val="left" w:leader="dot" w:pos="6696"/>
              </w:tabs>
              <w:jc w:val="both"/>
            </w:pPr>
            <w:r w:rsidRPr="008A3AD8">
              <w:rPr>
                <w:szCs w:val="18"/>
              </w:rPr>
              <w:t>Department of Industry and Commerce</w:t>
            </w:r>
            <w:r w:rsidR="0005293C">
              <w:rPr>
                <w:szCs w:val="18"/>
              </w:rPr>
              <w:tab/>
            </w:r>
          </w:p>
        </w:tc>
        <w:tc>
          <w:tcPr>
            <w:tcW w:w="1199" w:type="dxa"/>
            <w:tcBorders>
              <w:top w:val="nil"/>
              <w:left w:val="nil"/>
              <w:bottom w:val="nil"/>
              <w:right w:val="nil"/>
            </w:tcBorders>
            <w:shd w:val="clear" w:color="auto" w:fill="FFFFFF"/>
          </w:tcPr>
          <w:p w14:paraId="66A21A8E" w14:textId="77777777" w:rsidR="004F2EE9" w:rsidRPr="009F59B1" w:rsidRDefault="004F2EE9" w:rsidP="009F59B1">
            <w:pPr>
              <w:shd w:val="clear" w:color="auto" w:fill="FFFFFF"/>
              <w:jc w:val="right"/>
            </w:pPr>
            <w:r w:rsidRPr="008A3AD8">
              <w:rPr>
                <w:szCs w:val="18"/>
              </w:rPr>
              <w:t>1,795,000</w:t>
            </w:r>
          </w:p>
        </w:tc>
      </w:tr>
      <w:tr w:rsidR="004F2EE9" w:rsidRPr="009F59B1" w14:paraId="66A21A93" w14:textId="77777777" w:rsidTr="0005293C">
        <w:trPr>
          <w:trHeight w:val="20"/>
          <w:jc w:val="center"/>
        </w:trPr>
        <w:tc>
          <w:tcPr>
            <w:tcW w:w="975" w:type="dxa"/>
            <w:tcBorders>
              <w:top w:val="nil"/>
              <w:left w:val="nil"/>
              <w:bottom w:val="nil"/>
              <w:right w:val="nil"/>
            </w:tcBorders>
            <w:shd w:val="clear" w:color="auto" w:fill="FFFFFF"/>
          </w:tcPr>
          <w:p w14:paraId="66A21A90" w14:textId="77777777" w:rsidR="004F2EE9" w:rsidRPr="009F59B1" w:rsidRDefault="004F2EE9" w:rsidP="009F59B1">
            <w:pPr>
              <w:shd w:val="clear" w:color="auto" w:fill="FFFFFF"/>
              <w:jc w:val="both"/>
            </w:pPr>
            <w:r w:rsidRPr="008A3AD8">
              <w:rPr>
                <w:szCs w:val="18"/>
              </w:rPr>
              <w:t>11</w:t>
            </w:r>
          </w:p>
        </w:tc>
        <w:tc>
          <w:tcPr>
            <w:tcW w:w="6855" w:type="dxa"/>
            <w:tcBorders>
              <w:top w:val="nil"/>
              <w:left w:val="nil"/>
              <w:bottom w:val="nil"/>
              <w:right w:val="nil"/>
            </w:tcBorders>
            <w:shd w:val="clear" w:color="auto" w:fill="FFFFFF"/>
          </w:tcPr>
          <w:p w14:paraId="66A21A91" w14:textId="77777777" w:rsidR="004F2EE9" w:rsidRPr="009F59B1" w:rsidRDefault="004F2EE9" w:rsidP="0005293C">
            <w:pPr>
              <w:shd w:val="clear" w:color="auto" w:fill="FFFFFF"/>
              <w:tabs>
                <w:tab w:val="left" w:leader="dot" w:pos="6696"/>
              </w:tabs>
              <w:jc w:val="both"/>
            </w:pPr>
            <w:r w:rsidRPr="008A3AD8">
              <w:rPr>
                <w:szCs w:val="18"/>
              </w:rPr>
              <w:t>Department of National Development and Energy</w:t>
            </w:r>
            <w:r w:rsidR="0005293C">
              <w:rPr>
                <w:szCs w:val="18"/>
              </w:rPr>
              <w:tab/>
            </w:r>
          </w:p>
        </w:tc>
        <w:tc>
          <w:tcPr>
            <w:tcW w:w="1199" w:type="dxa"/>
            <w:tcBorders>
              <w:top w:val="nil"/>
              <w:left w:val="nil"/>
              <w:bottom w:val="nil"/>
              <w:right w:val="nil"/>
            </w:tcBorders>
            <w:shd w:val="clear" w:color="auto" w:fill="FFFFFF"/>
          </w:tcPr>
          <w:p w14:paraId="66A21A92" w14:textId="77777777" w:rsidR="004F2EE9" w:rsidRPr="009F59B1" w:rsidRDefault="004F2EE9" w:rsidP="009F59B1">
            <w:pPr>
              <w:shd w:val="clear" w:color="auto" w:fill="FFFFFF"/>
              <w:jc w:val="right"/>
            </w:pPr>
            <w:r w:rsidRPr="008A3AD8">
              <w:rPr>
                <w:szCs w:val="18"/>
              </w:rPr>
              <w:t>668,000</w:t>
            </w:r>
          </w:p>
        </w:tc>
      </w:tr>
      <w:tr w:rsidR="004F2EE9" w:rsidRPr="009F59B1" w14:paraId="66A21A97" w14:textId="77777777" w:rsidTr="0005293C">
        <w:trPr>
          <w:trHeight w:val="20"/>
          <w:jc w:val="center"/>
        </w:trPr>
        <w:tc>
          <w:tcPr>
            <w:tcW w:w="975" w:type="dxa"/>
            <w:tcBorders>
              <w:top w:val="nil"/>
              <w:left w:val="nil"/>
              <w:bottom w:val="nil"/>
              <w:right w:val="nil"/>
            </w:tcBorders>
            <w:shd w:val="clear" w:color="auto" w:fill="FFFFFF"/>
          </w:tcPr>
          <w:p w14:paraId="66A21A94" w14:textId="77777777" w:rsidR="004F2EE9" w:rsidRPr="009F59B1" w:rsidRDefault="004F2EE9" w:rsidP="009F59B1">
            <w:pPr>
              <w:shd w:val="clear" w:color="auto" w:fill="FFFFFF"/>
              <w:jc w:val="both"/>
            </w:pPr>
            <w:r w:rsidRPr="008A3AD8">
              <w:rPr>
                <w:szCs w:val="18"/>
              </w:rPr>
              <w:t>12</w:t>
            </w:r>
          </w:p>
        </w:tc>
        <w:tc>
          <w:tcPr>
            <w:tcW w:w="6855" w:type="dxa"/>
            <w:tcBorders>
              <w:top w:val="nil"/>
              <w:left w:val="nil"/>
              <w:bottom w:val="nil"/>
              <w:right w:val="nil"/>
            </w:tcBorders>
            <w:shd w:val="clear" w:color="auto" w:fill="FFFFFF"/>
          </w:tcPr>
          <w:p w14:paraId="66A21A95" w14:textId="77777777" w:rsidR="004F2EE9" w:rsidRPr="009F59B1" w:rsidRDefault="004F2EE9" w:rsidP="0005293C">
            <w:pPr>
              <w:shd w:val="clear" w:color="auto" w:fill="FFFFFF"/>
              <w:tabs>
                <w:tab w:val="left" w:leader="dot" w:pos="6696"/>
              </w:tabs>
              <w:jc w:val="both"/>
            </w:pPr>
            <w:r w:rsidRPr="008A3AD8">
              <w:rPr>
                <w:szCs w:val="18"/>
              </w:rPr>
              <w:t>Department of Primary Industry</w:t>
            </w:r>
            <w:r w:rsidR="0005293C">
              <w:rPr>
                <w:szCs w:val="18"/>
              </w:rPr>
              <w:tab/>
            </w:r>
          </w:p>
        </w:tc>
        <w:tc>
          <w:tcPr>
            <w:tcW w:w="1199" w:type="dxa"/>
            <w:tcBorders>
              <w:top w:val="nil"/>
              <w:left w:val="nil"/>
              <w:bottom w:val="nil"/>
              <w:right w:val="nil"/>
            </w:tcBorders>
            <w:shd w:val="clear" w:color="auto" w:fill="FFFFFF"/>
          </w:tcPr>
          <w:p w14:paraId="66A21A96" w14:textId="77777777" w:rsidR="004F2EE9" w:rsidRPr="009F59B1" w:rsidRDefault="004F2EE9" w:rsidP="009F59B1">
            <w:pPr>
              <w:shd w:val="clear" w:color="auto" w:fill="FFFFFF"/>
              <w:jc w:val="right"/>
            </w:pPr>
            <w:r w:rsidRPr="008A3AD8">
              <w:rPr>
                <w:szCs w:val="18"/>
              </w:rPr>
              <w:t>658,000</w:t>
            </w:r>
          </w:p>
        </w:tc>
      </w:tr>
      <w:tr w:rsidR="004F2EE9" w:rsidRPr="009F59B1" w14:paraId="66A21A9B" w14:textId="77777777" w:rsidTr="0005293C">
        <w:trPr>
          <w:trHeight w:val="20"/>
          <w:jc w:val="center"/>
        </w:trPr>
        <w:tc>
          <w:tcPr>
            <w:tcW w:w="975" w:type="dxa"/>
            <w:tcBorders>
              <w:top w:val="nil"/>
              <w:left w:val="nil"/>
              <w:bottom w:val="nil"/>
              <w:right w:val="nil"/>
            </w:tcBorders>
            <w:shd w:val="clear" w:color="auto" w:fill="FFFFFF"/>
          </w:tcPr>
          <w:p w14:paraId="66A21A98" w14:textId="77777777" w:rsidR="004F2EE9" w:rsidRPr="009F59B1" w:rsidRDefault="004F2EE9" w:rsidP="009F59B1">
            <w:pPr>
              <w:shd w:val="clear" w:color="auto" w:fill="FFFFFF"/>
              <w:jc w:val="both"/>
            </w:pPr>
            <w:r w:rsidRPr="008A3AD8">
              <w:rPr>
                <w:szCs w:val="18"/>
              </w:rPr>
              <w:t>12</w:t>
            </w:r>
          </w:p>
        </w:tc>
        <w:tc>
          <w:tcPr>
            <w:tcW w:w="6855" w:type="dxa"/>
            <w:tcBorders>
              <w:top w:val="nil"/>
              <w:left w:val="nil"/>
              <w:bottom w:val="nil"/>
              <w:right w:val="nil"/>
            </w:tcBorders>
            <w:shd w:val="clear" w:color="auto" w:fill="FFFFFF"/>
          </w:tcPr>
          <w:p w14:paraId="66A21A99" w14:textId="77777777" w:rsidR="004F2EE9" w:rsidRPr="009F59B1" w:rsidRDefault="004F2EE9" w:rsidP="0005293C">
            <w:pPr>
              <w:shd w:val="clear" w:color="auto" w:fill="FFFFFF"/>
              <w:tabs>
                <w:tab w:val="left" w:leader="dot" w:pos="6696"/>
              </w:tabs>
              <w:jc w:val="both"/>
            </w:pPr>
            <w:r w:rsidRPr="008A3AD8">
              <w:rPr>
                <w:szCs w:val="18"/>
              </w:rPr>
              <w:t>Department of the Prime Minister and Cabinet</w:t>
            </w:r>
            <w:r w:rsidR="0005293C">
              <w:rPr>
                <w:szCs w:val="18"/>
              </w:rPr>
              <w:tab/>
            </w:r>
          </w:p>
        </w:tc>
        <w:tc>
          <w:tcPr>
            <w:tcW w:w="1199" w:type="dxa"/>
            <w:tcBorders>
              <w:top w:val="nil"/>
              <w:left w:val="nil"/>
              <w:bottom w:val="nil"/>
              <w:right w:val="nil"/>
            </w:tcBorders>
            <w:shd w:val="clear" w:color="auto" w:fill="FFFFFF"/>
          </w:tcPr>
          <w:p w14:paraId="66A21A9A" w14:textId="77777777" w:rsidR="004F2EE9" w:rsidRPr="009F59B1" w:rsidRDefault="004F2EE9" w:rsidP="009F59B1">
            <w:pPr>
              <w:shd w:val="clear" w:color="auto" w:fill="FFFFFF"/>
              <w:jc w:val="right"/>
            </w:pPr>
            <w:r w:rsidRPr="008A3AD8">
              <w:rPr>
                <w:szCs w:val="18"/>
              </w:rPr>
              <w:t>742,000</w:t>
            </w:r>
          </w:p>
        </w:tc>
      </w:tr>
      <w:tr w:rsidR="004F2EE9" w:rsidRPr="009F59B1" w14:paraId="66A21A9F" w14:textId="77777777" w:rsidTr="0005293C">
        <w:trPr>
          <w:trHeight w:val="20"/>
          <w:jc w:val="center"/>
        </w:trPr>
        <w:tc>
          <w:tcPr>
            <w:tcW w:w="975" w:type="dxa"/>
            <w:tcBorders>
              <w:top w:val="nil"/>
              <w:left w:val="nil"/>
              <w:bottom w:val="nil"/>
              <w:right w:val="nil"/>
            </w:tcBorders>
            <w:shd w:val="clear" w:color="auto" w:fill="FFFFFF"/>
          </w:tcPr>
          <w:p w14:paraId="66A21A9C" w14:textId="77777777" w:rsidR="004F2EE9" w:rsidRPr="009F59B1" w:rsidRDefault="004F2EE9" w:rsidP="009F59B1">
            <w:pPr>
              <w:shd w:val="clear" w:color="auto" w:fill="FFFFFF"/>
              <w:jc w:val="both"/>
            </w:pPr>
            <w:r w:rsidRPr="008A3AD8">
              <w:rPr>
                <w:szCs w:val="18"/>
              </w:rPr>
              <w:t>13</w:t>
            </w:r>
          </w:p>
        </w:tc>
        <w:tc>
          <w:tcPr>
            <w:tcW w:w="6855" w:type="dxa"/>
            <w:tcBorders>
              <w:top w:val="nil"/>
              <w:left w:val="nil"/>
              <w:bottom w:val="nil"/>
              <w:right w:val="nil"/>
            </w:tcBorders>
            <w:shd w:val="clear" w:color="auto" w:fill="FFFFFF"/>
          </w:tcPr>
          <w:p w14:paraId="66A21A9D" w14:textId="77777777" w:rsidR="004F2EE9" w:rsidRPr="009F59B1" w:rsidRDefault="004F2EE9" w:rsidP="0005293C">
            <w:pPr>
              <w:shd w:val="clear" w:color="auto" w:fill="FFFFFF"/>
              <w:tabs>
                <w:tab w:val="left" w:leader="dot" w:pos="6696"/>
              </w:tabs>
              <w:jc w:val="both"/>
            </w:pPr>
            <w:r w:rsidRPr="008A3AD8">
              <w:rPr>
                <w:szCs w:val="18"/>
              </w:rPr>
              <w:t>Department of Science and Technology</w:t>
            </w:r>
            <w:r w:rsidR="0005293C">
              <w:rPr>
                <w:szCs w:val="18"/>
              </w:rPr>
              <w:tab/>
            </w:r>
          </w:p>
        </w:tc>
        <w:tc>
          <w:tcPr>
            <w:tcW w:w="1199" w:type="dxa"/>
            <w:tcBorders>
              <w:top w:val="nil"/>
              <w:left w:val="nil"/>
              <w:bottom w:val="nil"/>
              <w:right w:val="nil"/>
            </w:tcBorders>
            <w:shd w:val="clear" w:color="auto" w:fill="FFFFFF"/>
          </w:tcPr>
          <w:p w14:paraId="66A21A9E" w14:textId="77777777" w:rsidR="004F2EE9" w:rsidRPr="009F59B1" w:rsidRDefault="004F2EE9" w:rsidP="009F59B1">
            <w:pPr>
              <w:shd w:val="clear" w:color="auto" w:fill="FFFFFF"/>
              <w:jc w:val="right"/>
            </w:pPr>
            <w:r w:rsidRPr="008A3AD8">
              <w:rPr>
                <w:szCs w:val="18"/>
              </w:rPr>
              <w:t>1,000</w:t>
            </w:r>
          </w:p>
        </w:tc>
      </w:tr>
      <w:tr w:rsidR="004F2EE9" w:rsidRPr="009F59B1" w14:paraId="66A21AA3" w14:textId="77777777" w:rsidTr="0005293C">
        <w:trPr>
          <w:trHeight w:val="20"/>
          <w:jc w:val="center"/>
        </w:trPr>
        <w:tc>
          <w:tcPr>
            <w:tcW w:w="975" w:type="dxa"/>
            <w:tcBorders>
              <w:top w:val="nil"/>
              <w:left w:val="nil"/>
              <w:bottom w:val="nil"/>
              <w:right w:val="nil"/>
            </w:tcBorders>
            <w:shd w:val="clear" w:color="auto" w:fill="FFFFFF"/>
          </w:tcPr>
          <w:p w14:paraId="66A21AA0" w14:textId="77777777" w:rsidR="004F2EE9" w:rsidRPr="009F59B1" w:rsidRDefault="004F2EE9" w:rsidP="009F59B1">
            <w:pPr>
              <w:shd w:val="clear" w:color="auto" w:fill="FFFFFF"/>
              <w:jc w:val="both"/>
            </w:pPr>
            <w:r w:rsidRPr="008A3AD8">
              <w:rPr>
                <w:szCs w:val="18"/>
              </w:rPr>
              <w:t>13</w:t>
            </w:r>
          </w:p>
        </w:tc>
        <w:tc>
          <w:tcPr>
            <w:tcW w:w="6855" w:type="dxa"/>
            <w:tcBorders>
              <w:top w:val="nil"/>
              <w:left w:val="nil"/>
              <w:right w:val="nil"/>
            </w:tcBorders>
            <w:shd w:val="clear" w:color="auto" w:fill="FFFFFF"/>
          </w:tcPr>
          <w:p w14:paraId="66A21AA1" w14:textId="77777777" w:rsidR="004F2EE9" w:rsidRPr="009F59B1" w:rsidRDefault="004F2EE9" w:rsidP="0005293C">
            <w:pPr>
              <w:shd w:val="clear" w:color="auto" w:fill="FFFFFF"/>
              <w:tabs>
                <w:tab w:val="left" w:leader="dot" w:pos="6696"/>
              </w:tabs>
              <w:jc w:val="both"/>
            </w:pPr>
            <w:r w:rsidRPr="008A3AD8">
              <w:rPr>
                <w:szCs w:val="18"/>
              </w:rPr>
              <w:t>Department of Social Security</w:t>
            </w:r>
            <w:r w:rsidR="0005293C">
              <w:rPr>
                <w:szCs w:val="18"/>
              </w:rPr>
              <w:tab/>
            </w:r>
          </w:p>
        </w:tc>
        <w:tc>
          <w:tcPr>
            <w:tcW w:w="1199" w:type="dxa"/>
            <w:tcBorders>
              <w:top w:val="nil"/>
              <w:left w:val="nil"/>
              <w:bottom w:val="nil"/>
              <w:right w:val="nil"/>
            </w:tcBorders>
            <w:shd w:val="clear" w:color="auto" w:fill="FFFFFF"/>
          </w:tcPr>
          <w:p w14:paraId="66A21AA2" w14:textId="77777777" w:rsidR="004F2EE9" w:rsidRPr="009F59B1" w:rsidRDefault="004F2EE9" w:rsidP="009F59B1">
            <w:pPr>
              <w:shd w:val="clear" w:color="auto" w:fill="FFFFFF"/>
              <w:jc w:val="right"/>
            </w:pPr>
            <w:r w:rsidRPr="008A3AD8">
              <w:rPr>
                <w:szCs w:val="18"/>
              </w:rPr>
              <w:t>2,826,000</w:t>
            </w:r>
          </w:p>
        </w:tc>
      </w:tr>
      <w:tr w:rsidR="004F2EE9" w:rsidRPr="009F59B1" w14:paraId="66A21AA7" w14:textId="77777777" w:rsidTr="0005293C">
        <w:trPr>
          <w:trHeight w:val="20"/>
          <w:jc w:val="center"/>
        </w:trPr>
        <w:tc>
          <w:tcPr>
            <w:tcW w:w="975" w:type="dxa"/>
            <w:tcBorders>
              <w:top w:val="nil"/>
              <w:left w:val="nil"/>
              <w:bottom w:val="nil"/>
              <w:right w:val="nil"/>
            </w:tcBorders>
            <w:shd w:val="clear" w:color="auto" w:fill="FFFFFF"/>
          </w:tcPr>
          <w:p w14:paraId="66A21AA4" w14:textId="77777777" w:rsidR="004F2EE9" w:rsidRPr="009F59B1" w:rsidRDefault="004F2EE9" w:rsidP="009F59B1">
            <w:pPr>
              <w:shd w:val="clear" w:color="auto" w:fill="FFFFFF"/>
              <w:jc w:val="both"/>
            </w:pPr>
            <w:r w:rsidRPr="008A3AD8">
              <w:rPr>
                <w:szCs w:val="18"/>
              </w:rPr>
              <w:t>13</w:t>
            </w:r>
          </w:p>
        </w:tc>
        <w:tc>
          <w:tcPr>
            <w:tcW w:w="6855" w:type="dxa"/>
            <w:tcBorders>
              <w:top w:val="nil"/>
              <w:left w:val="nil"/>
              <w:right w:val="nil"/>
            </w:tcBorders>
            <w:shd w:val="clear" w:color="auto" w:fill="FFFFFF"/>
          </w:tcPr>
          <w:p w14:paraId="66A21AA5" w14:textId="77777777" w:rsidR="004F2EE9" w:rsidRPr="009F59B1" w:rsidRDefault="004F2EE9" w:rsidP="0005293C">
            <w:pPr>
              <w:shd w:val="clear" w:color="auto" w:fill="FFFFFF"/>
              <w:tabs>
                <w:tab w:val="left" w:leader="dot" w:pos="6696"/>
              </w:tabs>
              <w:jc w:val="both"/>
            </w:pPr>
            <w:r w:rsidRPr="008A3AD8">
              <w:rPr>
                <w:szCs w:val="18"/>
              </w:rPr>
              <w:t>Department of the Treasury</w:t>
            </w:r>
            <w:r w:rsidR="0005293C">
              <w:rPr>
                <w:szCs w:val="18"/>
              </w:rPr>
              <w:tab/>
            </w:r>
          </w:p>
        </w:tc>
        <w:tc>
          <w:tcPr>
            <w:tcW w:w="1199" w:type="dxa"/>
            <w:tcBorders>
              <w:top w:val="nil"/>
              <w:left w:val="nil"/>
              <w:bottom w:val="single" w:sz="6" w:space="0" w:color="auto"/>
              <w:right w:val="nil"/>
            </w:tcBorders>
            <w:shd w:val="clear" w:color="auto" w:fill="FFFFFF"/>
          </w:tcPr>
          <w:p w14:paraId="66A21AA6" w14:textId="77777777" w:rsidR="004F2EE9" w:rsidRPr="009F59B1" w:rsidRDefault="004F2EE9" w:rsidP="009F59B1">
            <w:pPr>
              <w:shd w:val="clear" w:color="auto" w:fill="FFFFFF"/>
              <w:jc w:val="right"/>
            </w:pPr>
            <w:r w:rsidRPr="008A3AD8">
              <w:rPr>
                <w:szCs w:val="18"/>
              </w:rPr>
              <w:t>5,832,000</w:t>
            </w:r>
          </w:p>
        </w:tc>
      </w:tr>
      <w:tr w:rsidR="004F2EE9" w:rsidRPr="009F59B1" w14:paraId="66A21AAB" w14:textId="77777777" w:rsidTr="0005293C">
        <w:trPr>
          <w:trHeight w:val="20"/>
          <w:jc w:val="center"/>
        </w:trPr>
        <w:tc>
          <w:tcPr>
            <w:tcW w:w="975" w:type="dxa"/>
            <w:tcBorders>
              <w:top w:val="nil"/>
              <w:left w:val="nil"/>
              <w:bottom w:val="single" w:sz="6" w:space="0" w:color="auto"/>
              <w:right w:val="nil"/>
            </w:tcBorders>
            <w:shd w:val="clear" w:color="auto" w:fill="FFFFFF"/>
          </w:tcPr>
          <w:p w14:paraId="66A21AA8" w14:textId="77777777" w:rsidR="004F2EE9" w:rsidRPr="009F59B1" w:rsidRDefault="004F2EE9" w:rsidP="009F59B1">
            <w:pPr>
              <w:shd w:val="clear" w:color="auto" w:fill="FFFFFF"/>
              <w:jc w:val="both"/>
            </w:pPr>
          </w:p>
        </w:tc>
        <w:tc>
          <w:tcPr>
            <w:tcW w:w="6855" w:type="dxa"/>
            <w:tcBorders>
              <w:left w:val="nil"/>
              <w:bottom w:val="single" w:sz="6" w:space="0" w:color="auto"/>
              <w:right w:val="nil"/>
            </w:tcBorders>
            <w:shd w:val="clear" w:color="auto" w:fill="FFFFFF"/>
          </w:tcPr>
          <w:p w14:paraId="66A21AA9" w14:textId="77777777" w:rsidR="004F2EE9" w:rsidRPr="009F59B1" w:rsidRDefault="004F2EE9" w:rsidP="0005293C">
            <w:pPr>
              <w:shd w:val="clear" w:color="auto" w:fill="FFFFFF"/>
              <w:tabs>
                <w:tab w:val="left" w:leader="dot" w:pos="6696"/>
              </w:tabs>
              <w:spacing w:before="60" w:after="120"/>
              <w:ind w:left="576"/>
              <w:jc w:val="both"/>
            </w:pPr>
            <w:r w:rsidRPr="008A3AD8">
              <w:rPr>
                <w:szCs w:val="18"/>
              </w:rPr>
              <w:t>Total</w:t>
            </w:r>
            <w:r w:rsidR="0005293C">
              <w:rPr>
                <w:szCs w:val="18"/>
              </w:rPr>
              <w:tab/>
            </w:r>
          </w:p>
        </w:tc>
        <w:tc>
          <w:tcPr>
            <w:tcW w:w="1199" w:type="dxa"/>
            <w:tcBorders>
              <w:top w:val="single" w:sz="6" w:space="0" w:color="auto"/>
              <w:left w:val="nil"/>
              <w:bottom w:val="single" w:sz="6" w:space="0" w:color="auto"/>
              <w:right w:val="nil"/>
            </w:tcBorders>
            <w:shd w:val="clear" w:color="auto" w:fill="FFFFFF"/>
          </w:tcPr>
          <w:p w14:paraId="66A21AAA" w14:textId="77777777" w:rsidR="004F2EE9" w:rsidRPr="009F59B1" w:rsidRDefault="004F2EE9" w:rsidP="0005293C">
            <w:pPr>
              <w:shd w:val="clear" w:color="auto" w:fill="FFFFFF"/>
              <w:spacing w:before="60" w:after="120"/>
              <w:jc w:val="right"/>
            </w:pPr>
            <w:r w:rsidRPr="008A3AD8">
              <w:rPr>
                <w:szCs w:val="18"/>
              </w:rPr>
              <w:t>88,273,000</w:t>
            </w:r>
          </w:p>
        </w:tc>
      </w:tr>
    </w:tbl>
    <w:p w14:paraId="66A21AAC" w14:textId="77777777" w:rsidR="004F2EE9" w:rsidRPr="009F59B1" w:rsidRDefault="009F59B1" w:rsidP="00657B62">
      <w:pPr>
        <w:shd w:val="clear" w:color="auto" w:fill="FFFFFF"/>
        <w:spacing w:after="120"/>
        <w:jc w:val="center"/>
      </w:pPr>
      <w:r w:rsidRPr="009F59B1">
        <w:br w:type="page"/>
      </w:r>
      <w:r w:rsidR="004F2EE9" w:rsidRPr="009F59B1">
        <w:rPr>
          <w:b/>
          <w:bCs/>
          <w:sz w:val="22"/>
          <w:szCs w:val="22"/>
        </w:rPr>
        <w:lastRenderedPageBreak/>
        <w:t>DEPARTMENTS AND SERVICES</w:t>
      </w:r>
    </w:p>
    <w:p w14:paraId="66A21AAD" w14:textId="77777777" w:rsidR="004F2EE9" w:rsidRPr="009F59B1" w:rsidRDefault="004F2EE9" w:rsidP="009F59B1">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57"/>
        <w:gridCol w:w="1224"/>
      </w:tblGrid>
      <w:tr w:rsidR="004F2EE9" w:rsidRPr="009F59B1" w14:paraId="66A21AB1" w14:textId="77777777" w:rsidTr="00F2277B">
        <w:trPr>
          <w:trHeight w:val="20"/>
          <w:jc w:val="center"/>
        </w:trPr>
        <w:tc>
          <w:tcPr>
            <w:tcW w:w="5220" w:type="dxa"/>
            <w:tcBorders>
              <w:top w:val="single" w:sz="6" w:space="0" w:color="auto"/>
              <w:left w:val="nil"/>
              <w:bottom w:val="nil"/>
              <w:right w:val="nil"/>
            </w:tcBorders>
            <w:shd w:val="clear" w:color="auto" w:fill="FFFFFF"/>
          </w:tcPr>
          <w:p w14:paraId="66A21AAE" w14:textId="77777777" w:rsidR="004F2EE9" w:rsidRPr="009F59B1" w:rsidRDefault="004F2EE9" w:rsidP="00A75550">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AAF" w14:textId="77777777" w:rsidR="004F2EE9" w:rsidRPr="009F59B1" w:rsidRDefault="004F2EE9" w:rsidP="009F59B1">
            <w:pPr>
              <w:shd w:val="clear" w:color="auto" w:fill="FFFFFF"/>
            </w:pPr>
          </w:p>
        </w:tc>
        <w:tc>
          <w:tcPr>
            <w:tcW w:w="2459" w:type="dxa"/>
            <w:gridSpan w:val="2"/>
            <w:tcBorders>
              <w:top w:val="single" w:sz="6" w:space="0" w:color="auto"/>
              <w:left w:val="single" w:sz="6" w:space="0" w:color="auto"/>
              <w:bottom w:val="single" w:sz="6" w:space="0" w:color="auto"/>
              <w:right w:val="nil"/>
            </w:tcBorders>
            <w:shd w:val="clear" w:color="auto" w:fill="FFFFFF"/>
          </w:tcPr>
          <w:p w14:paraId="66A21AB0" w14:textId="77777777" w:rsidR="004F2EE9" w:rsidRPr="009F59B1" w:rsidRDefault="004F2EE9" w:rsidP="0091688F">
            <w:pPr>
              <w:shd w:val="clear" w:color="auto" w:fill="FFFFFF"/>
              <w:ind w:left="86"/>
            </w:pPr>
            <w:r w:rsidRPr="008A3AD8">
              <w:rPr>
                <w:szCs w:val="18"/>
              </w:rPr>
              <w:t>Information with respect to previous appropriation and expenditure</w:t>
            </w:r>
          </w:p>
        </w:tc>
      </w:tr>
      <w:tr w:rsidR="004F2EE9" w:rsidRPr="009F59B1" w14:paraId="66A21AB6" w14:textId="77777777" w:rsidTr="00F2277B">
        <w:trPr>
          <w:trHeight w:val="20"/>
          <w:jc w:val="center"/>
        </w:trPr>
        <w:tc>
          <w:tcPr>
            <w:tcW w:w="5220" w:type="dxa"/>
            <w:tcBorders>
              <w:top w:val="nil"/>
              <w:left w:val="nil"/>
              <w:right w:val="nil"/>
            </w:tcBorders>
            <w:shd w:val="clear" w:color="auto" w:fill="FFFFFF"/>
          </w:tcPr>
          <w:p w14:paraId="66A21AB2" w14:textId="77777777" w:rsidR="004F2EE9" w:rsidRPr="009F59B1" w:rsidRDefault="004F2EE9" w:rsidP="00A75550">
            <w:pPr>
              <w:shd w:val="clear" w:color="auto" w:fill="FFFFFF"/>
              <w:tabs>
                <w:tab w:val="left" w:leader="dot" w:pos="5040"/>
              </w:tabs>
            </w:pPr>
          </w:p>
        </w:tc>
        <w:tc>
          <w:tcPr>
            <w:tcW w:w="1350" w:type="dxa"/>
            <w:tcBorders>
              <w:top w:val="nil"/>
              <w:left w:val="nil"/>
              <w:bottom w:val="single" w:sz="6" w:space="0" w:color="auto"/>
              <w:right w:val="single" w:sz="6" w:space="0" w:color="auto"/>
            </w:tcBorders>
            <w:shd w:val="clear" w:color="auto" w:fill="FFFFFF"/>
            <w:vAlign w:val="bottom"/>
          </w:tcPr>
          <w:p w14:paraId="66A21AB3" w14:textId="77777777" w:rsidR="004F2EE9" w:rsidRPr="009F59B1" w:rsidRDefault="004F2EE9" w:rsidP="00657B62">
            <w:pPr>
              <w:shd w:val="clear" w:color="auto" w:fill="FFFFFF"/>
              <w:ind w:right="144"/>
              <w:jc w:val="right"/>
            </w:pPr>
            <w:r w:rsidRPr="008A3AD8">
              <w:rPr>
                <w:szCs w:val="18"/>
              </w:rPr>
              <w:t>Additional appropriation for 1980-81</w:t>
            </w:r>
          </w:p>
        </w:tc>
        <w:tc>
          <w:tcPr>
            <w:tcW w:w="1246" w:type="dxa"/>
            <w:tcBorders>
              <w:top w:val="single" w:sz="6" w:space="0" w:color="auto"/>
              <w:left w:val="single" w:sz="6" w:space="0" w:color="auto"/>
              <w:bottom w:val="single" w:sz="6" w:space="0" w:color="auto"/>
              <w:right w:val="nil"/>
            </w:tcBorders>
            <w:shd w:val="clear" w:color="auto" w:fill="FFFFFF"/>
            <w:vAlign w:val="bottom"/>
          </w:tcPr>
          <w:p w14:paraId="66A21AB4" w14:textId="77777777" w:rsidR="004F2EE9" w:rsidRPr="009F59B1" w:rsidRDefault="004F2EE9" w:rsidP="00657B62">
            <w:pPr>
              <w:shd w:val="clear" w:color="auto" w:fill="FFFFFF"/>
              <w:ind w:right="144"/>
              <w:jc w:val="right"/>
            </w:pPr>
            <w:r w:rsidRPr="008A3AD8">
              <w:rPr>
                <w:szCs w:val="18"/>
              </w:rPr>
              <w:t>Appropriation made by Appropriation Act (No. 2) 1980-81</w:t>
            </w:r>
          </w:p>
        </w:tc>
        <w:tc>
          <w:tcPr>
            <w:tcW w:w="1213" w:type="dxa"/>
            <w:tcBorders>
              <w:top w:val="single" w:sz="6" w:space="0" w:color="auto"/>
              <w:left w:val="nil"/>
              <w:bottom w:val="single" w:sz="6" w:space="0" w:color="auto"/>
              <w:right w:val="nil"/>
            </w:tcBorders>
            <w:shd w:val="clear" w:color="auto" w:fill="FFFFFF"/>
            <w:vAlign w:val="bottom"/>
          </w:tcPr>
          <w:p w14:paraId="66A21AB5" w14:textId="77777777" w:rsidR="004F2EE9" w:rsidRPr="009F59B1" w:rsidRDefault="004F2EE9" w:rsidP="00657B62">
            <w:pPr>
              <w:shd w:val="clear" w:color="auto" w:fill="FFFFFF"/>
              <w:ind w:right="144"/>
              <w:jc w:val="right"/>
            </w:pPr>
            <w:r w:rsidRPr="008A3AD8">
              <w:rPr>
                <w:szCs w:val="18"/>
              </w:rPr>
              <w:t>Expenditure for 1979-80</w:t>
            </w:r>
          </w:p>
        </w:tc>
      </w:tr>
      <w:tr w:rsidR="004F2EE9" w:rsidRPr="009F59B1" w14:paraId="66A21ABB" w14:textId="77777777" w:rsidTr="00F2277B">
        <w:trPr>
          <w:trHeight w:val="20"/>
          <w:jc w:val="center"/>
        </w:trPr>
        <w:tc>
          <w:tcPr>
            <w:tcW w:w="5220" w:type="dxa"/>
            <w:tcBorders>
              <w:left w:val="nil"/>
              <w:bottom w:val="nil"/>
              <w:right w:val="nil"/>
            </w:tcBorders>
            <w:shd w:val="clear" w:color="auto" w:fill="FFFFFF"/>
          </w:tcPr>
          <w:p w14:paraId="66A21AB7" w14:textId="77777777" w:rsidR="004F2EE9" w:rsidRPr="009F59B1" w:rsidRDefault="004F2EE9" w:rsidP="00A75550">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AB8" w14:textId="77777777" w:rsidR="004F2EE9" w:rsidRPr="009F59B1" w:rsidRDefault="00657B62" w:rsidP="00657B62">
            <w:pPr>
              <w:shd w:val="clear" w:color="auto" w:fill="FFFFFF"/>
              <w:ind w:right="144"/>
              <w:jc w:val="right"/>
            </w:pPr>
            <w:r w:rsidRPr="00657B62">
              <w:rPr>
                <w:szCs w:val="18"/>
              </w:rPr>
              <w:t>$</w:t>
            </w:r>
          </w:p>
        </w:tc>
        <w:tc>
          <w:tcPr>
            <w:tcW w:w="1246" w:type="dxa"/>
            <w:tcBorders>
              <w:top w:val="single" w:sz="6" w:space="0" w:color="auto"/>
              <w:left w:val="single" w:sz="6" w:space="0" w:color="auto"/>
              <w:bottom w:val="nil"/>
              <w:right w:val="nil"/>
            </w:tcBorders>
            <w:shd w:val="clear" w:color="auto" w:fill="FFFFFF"/>
          </w:tcPr>
          <w:p w14:paraId="66A21AB9" w14:textId="77777777" w:rsidR="004F2EE9" w:rsidRPr="009F59B1" w:rsidRDefault="00657B62" w:rsidP="00657B62">
            <w:pPr>
              <w:shd w:val="clear" w:color="auto" w:fill="FFFFFF"/>
              <w:ind w:right="144"/>
              <w:jc w:val="right"/>
            </w:pPr>
            <w:r w:rsidRPr="00657B62">
              <w:rPr>
                <w:szCs w:val="18"/>
              </w:rPr>
              <w:t>$</w:t>
            </w:r>
          </w:p>
        </w:tc>
        <w:tc>
          <w:tcPr>
            <w:tcW w:w="1213" w:type="dxa"/>
            <w:tcBorders>
              <w:top w:val="single" w:sz="6" w:space="0" w:color="auto"/>
              <w:left w:val="nil"/>
              <w:bottom w:val="nil"/>
              <w:right w:val="nil"/>
            </w:tcBorders>
            <w:shd w:val="clear" w:color="auto" w:fill="FFFFFF"/>
          </w:tcPr>
          <w:p w14:paraId="66A21ABA" w14:textId="77777777" w:rsidR="004F2EE9" w:rsidRPr="009F59B1" w:rsidRDefault="00657B62" w:rsidP="00657B62">
            <w:pPr>
              <w:shd w:val="clear" w:color="auto" w:fill="FFFFFF"/>
              <w:ind w:right="144"/>
              <w:jc w:val="right"/>
            </w:pPr>
            <w:r w:rsidRPr="00657B62">
              <w:rPr>
                <w:szCs w:val="18"/>
              </w:rPr>
              <w:t>$</w:t>
            </w:r>
          </w:p>
        </w:tc>
      </w:tr>
      <w:tr w:rsidR="004F2EE9" w:rsidRPr="009F59B1" w14:paraId="66A21AC0" w14:textId="77777777" w:rsidTr="00F2277B">
        <w:trPr>
          <w:trHeight w:val="20"/>
          <w:jc w:val="center"/>
        </w:trPr>
        <w:tc>
          <w:tcPr>
            <w:tcW w:w="5220" w:type="dxa"/>
            <w:tcBorders>
              <w:top w:val="nil"/>
              <w:left w:val="nil"/>
              <w:bottom w:val="nil"/>
              <w:right w:val="nil"/>
            </w:tcBorders>
            <w:shd w:val="clear" w:color="auto" w:fill="FFFFFF"/>
          </w:tcPr>
          <w:p w14:paraId="66A21ABC" w14:textId="77777777" w:rsidR="004F2EE9" w:rsidRPr="009F59B1" w:rsidRDefault="004F2EE9" w:rsidP="00A75550">
            <w:pPr>
              <w:shd w:val="clear" w:color="auto" w:fill="FFFFFF"/>
              <w:tabs>
                <w:tab w:val="left" w:leader="dot" w:pos="5040"/>
              </w:tabs>
              <w:jc w:val="both"/>
            </w:pPr>
            <w:r w:rsidRPr="008A3AD8">
              <w:rPr>
                <w:b/>
                <w:bCs/>
                <w:szCs w:val="18"/>
              </w:rPr>
              <w:t>DEPARTMENT OF ABORIGINAL AFFAIRS</w:t>
            </w:r>
          </w:p>
        </w:tc>
        <w:tc>
          <w:tcPr>
            <w:tcW w:w="1350" w:type="dxa"/>
            <w:tcBorders>
              <w:top w:val="nil"/>
              <w:left w:val="nil"/>
              <w:bottom w:val="nil"/>
              <w:right w:val="single" w:sz="6" w:space="0" w:color="auto"/>
            </w:tcBorders>
            <w:shd w:val="clear" w:color="auto" w:fill="FFFFFF"/>
            <w:vAlign w:val="bottom"/>
          </w:tcPr>
          <w:p w14:paraId="66A21ABD" w14:textId="77777777" w:rsidR="004F2EE9" w:rsidRPr="009F59B1" w:rsidRDefault="004F2EE9" w:rsidP="000A74C7">
            <w:pPr>
              <w:shd w:val="clear" w:color="auto" w:fill="FFFFFF"/>
              <w:ind w:right="144"/>
              <w:jc w:val="right"/>
            </w:pPr>
          </w:p>
        </w:tc>
        <w:tc>
          <w:tcPr>
            <w:tcW w:w="1246" w:type="dxa"/>
            <w:tcBorders>
              <w:top w:val="nil"/>
              <w:left w:val="single" w:sz="6" w:space="0" w:color="auto"/>
              <w:bottom w:val="nil"/>
              <w:right w:val="nil"/>
            </w:tcBorders>
            <w:shd w:val="clear" w:color="auto" w:fill="FFFFFF"/>
            <w:vAlign w:val="bottom"/>
          </w:tcPr>
          <w:p w14:paraId="66A21ABE" w14:textId="77777777" w:rsidR="004F2EE9" w:rsidRPr="009F59B1" w:rsidRDefault="004F2EE9" w:rsidP="000A74C7">
            <w:pPr>
              <w:shd w:val="clear" w:color="auto" w:fill="FFFFFF"/>
              <w:ind w:right="144"/>
              <w:jc w:val="right"/>
            </w:pPr>
          </w:p>
        </w:tc>
        <w:tc>
          <w:tcPr>
            <w:tcW w:w="1213" w:type="dxa"/>
            <w:tcBorders>
              <w:top w:val="nil"/>
              <w:left w:val="nil"/>
              <w:bottom w:val="nil"/>
              <w:right w:val="nil"/>
            </w:tcBorders>
            <w:shd w:val="clear" w:color="auto" w:fill="FFFFFF"/>
            <w:vAlign w:val="bottom"/>
          </w:tcPr>
          <w:p w14:paraId="66A21ABF" w14:textId="77777777" w:rsidR="004F2EE9" w:rsidRPr="009F59B1" w:rsidRDefault="004F2EE9" w:rsidP="000A74C7">
            <w:pPr>
              <w:shd w:val="clear" w:color="auto" w:fill="FFFFFF"/>
              <w:ind w:right="144"/>
              <w:jc w:val="right"/>
            </w:pPr>
          </w:p>
        </w:tc>
      </w:tr>
      <w:tr w:rsidR="004F2EE9" w:rsidRPr="009F59B1" w14:paraId="66A21AC5" w14:textId="77777777" w:rsidTr="00F2277B">
        <w:trPr>
          <w:trHeight w:val="20"/>
          <w:jc w:val="center"/>
        </w:trPr>
        <w:tc>
          <w:tcPr>
            <w:tcW w:w="5220" w:type="dxa"/>
            <w:tcBorders>
              <w:top w:val="nil"/>
              <w:left w:val="nil"/>
              <w:bottom w:val="nil"/>
              <w:right w:val="nil"/>
            </w:tcBorders>
            <w:shd w:val="clear" w:color="auto" w:fill="FFFFFF"/>
          </w:tcPr>
          <w:p w14:paraId="66A21AC1" w14:textId="77777777" w:rsidR="004F2EE9" w:rsidRPr="009F59B1" w:rsidRDefault="004F2EE9" w:rsidP="001069BC">
            <w:pPr>
              <w:shd w:val="clear" w:color="auto" w:fill="FFFFFF"/>
              <w:tabs>
                <w:tab w:val="left" w:leader="dot" w:pos="5040"/>
              </w:tabs>
              <w:spacing w:before="120"/>
              <w:pPrChange w:id="2" w:author="Proof Communications" w:date="2020-04-27T12:40:00Z">
                <w:pPr>
                  <w:shd w:val="clear" w:color="auto" w:fill="FFFFFF"/>
                  <w:tabs>
                    <w:tab w:val="left" w:leader="dot" w:pos="5040"/>
                  </w:tabs>
                  <w:spacing w:before="120"/>
                  <w:jc w:val="both"/>
                </w:pPr>
              </w:pPrChange>
            </w:pPr>
            <w:r w:rsidRPr="008A3AD8">
              <w:rPr>
                <w:smallCaps/>
                <w:szCs w:val="18"/>
              </w:rPr>
              <w:t xml:space="preserve">Division </w:t>
            </w:r>
            <w:r w:rsidRPr="008A3AD8">
              <w:rPr>
                <w:szCs w:val="18"/>
              </w:rPr>
              <w:t>813.</w:t>
            </w:r>
            <w:r w:rsidRPr="008A3AD8">
              <w:rPr>
                <w:rFonts w:eastAsia="Times New Roman"/>
                <w:szCs w:val="18"/>
              </w:rPr>
              <w:t>—PAYMENTS TO OR FOR THE STATES AND THE NORTHERN TERRITORY</w:t>
            </w:r>
          </w:p>
        </w:tc>
        <w:tc>
          <w:tcPr>
            <w:tcW w:w="1350" w:type="dxa"/>
            <w:tcBorders>
              <w:top w:val="nil"/>
              <w:left w:val="nil"/>
              <w:bottom w:val="nil"/>
              <w:right w:val="single" w:sz="6" w:space="0" w:color="auto"/>
            </w:tcBorders>
            <w:shd w:val="clear" w:color="auto" w:fill="FFFFFF"/>
            <w:vAlign w:val="bottom"/>
          </w:tcPr>
          <w:p w14:paraId="66A21AC2" w14:textId="77777777" w:rsidR="004F2EE9" w:rsidRPr="009F59B1" w:rsidRDefault="004F2EE9" w:rsidP="000A74C7">
            <w:pPr>
              <w:shd w:val="clear" w:color="auto" w:fill="FFFFFF"/>
              <w:ind w:right="144"/>
              <w:jc w:val="right"/>
            </w:pPr>
          </w:p>
        </w:tc>
        <w:tc>
          <w:tcPr>
            <w:tcW w:w="1246" w:type="dxa"/>
            <w:tcBorders>
              <w:top w:val="nil"/>
              <w:left w:val="single" w:sz="6" w:space="0" w:color="auto"/>
              <w:bottom w:val="nil"/>
              <w:right w:val="nil"/>
            </w:tcBorders>
            <w:shd w:val="clear" w:color="auto" w:fill="FFFFFF"/>
            <w:vAlign w:val="bottom"/>
          </w:tcPr>
          <w:p w14:paraId="66A21AC3" w14:textId="77777777" w:rsidR="004F2EE9" w:rsidRPr="009F59B1" w:rsidRDefault="004F2EE9" w:rsidP="000A74C7">
            <w:pPr>
              <w:shd w:val="clear" w:color="auto" w:fill="FFFFFF"/>
              <w:ind w:right="144"/>
              <w:jc w:val="right"/>
            </w:pPr>
          </w:p>
        </w:tc>
        <w:tc>
          <w:tcPr>
            <w:tcW w:w="1213" w:type="dxa"/>
            <w:tcBorders>
              <w:top w:val="nil"/>
              <w:left w:val="nil"/>
              <w:bottom w:val="nil"/>
              <w:right w:val="nil"/>
            </w:tcBorders>
            <w:shd w:val="clear" w:color="auto" w:fill="FFFFFF"/>
            <w:vAlign w:val="bottom"/>
          </w:tcPr>
          <w:p w14:paraId="66A21AC4" w14:textId="77777777" w:rsidR="004F2EE9" w:rsidRPr="009F59B1" w:rsidRDefault="004F2EE9" w:rsidP="000A74C7">
            <w:pPr>
              <w:shd w:val="clear" w:color="auto" w:fill="FFFFFF"/>
              <w:ind w:right="144"/>
              <w:jc w:val="right"/>
            </w:pPr>
          </w:p>
        </w:tc>
      </w:tr>
      <w:tr w:rsidR="004F2EE9" w:rsidRPr="009F59B1" w14:paraId="66A21ACA" w14:textId="77777777" w:rsidTr="00F2277B">
        <w:trPr>
          <w:trHeight w:val="20"/>
          <w:jc w:val="center"/>
        </w:trPr>
        <w:tc>
          <w:tcPr>
            <w:tcW w:w="5220" w:type="dxa"/>
            <w:tcBorders>
              <w:top w:val="nil"/>
              <w:left w:val="nil"/>
              <w:bottom w:val="nil"/>
              <w:right w:val="nil"/>
            </w:tcBorders>
            <w:shd w:val="clear" w:color="auto" w:fill="FFFFFF"/>
          </w:tcPr>
          <w:p w14:paraId="66A21AC6" w14:textId="77777777" w:rsidR="004F2EE9" w:rsidRPr="009F59B1" w:rsidRDefault="004F2EE9" w:rsidP="001069BC">
            <w:pPr>
              <w:shd w:val="clear" w:color="auto" w:fill="FFFFFF"/>
              <w:tabs>
                <w:tab w:val="left" w:leader="dot" w:pos="5040"/>
              </w:tabs>
              <w:ind w:firstLine="5"/>
              <w:pPrChange w:id="3" w:author="Proof Communications" w:date="2020-04-27T12:40:00Z">
                <w:pPr>
                  <w:shd w:val="clear" w:color="auto" w:fill="FFFFFF"/>
                  <w:tabs>
                    <w:tab w:val="left" w:leader="dot" w:pos="5040"/>
                  </w:tabs>
                  <w:ind w:firstLine="5"/>
                  <w:jc w:val="both"/>
                </w:pPr>
              </w:pPrChange>
            </w:pPr>
            <w:r w:rsidRPr="008A3AD8">
              <w:rPr>
                <w:b/>
                <w:bCs/>
                <w:szCs w:val="18"/>
              </w:rPr>
              <w:t>1.</w:t>
            </w:r>
            <w:r w:rsidRPr="008A3AD8">
              <w:rPr>
                <w:rFonts w:eastAsia="Times New Roman"/>
                <w:b/>
                <w:bCs/>
                <w:szCs w:val="18"/>
              </w:rPr>
              <w:t>—For</w:t>
            </w:r>
            <w:r w:rsidR="00C92EA3" w:rsidRPr="008A3AD8">
              <w:rPr>
                <w:rFonts w:eastAsia="Times New Roman"/>
                <w:b/>
                <w:bCs/>
                <w:szCs w:val="18"/>
              </w:rPr>
              <w:t xml:space="preserve"> </w:t>
            </w:r>
            <w:r w:rsidRPr="008A3AD8">
              <w:rPr>
                <w:rFonts w:eastAsia="Times New Roman"/>
                <w:b/>
                <w:bCs/>
                <w:szCs w:val="18"/>
              </w:rPr>
              <w:t>the</w:t>
            </w:r>
            <w:r w:rsidR="00C92EA3" w:rsidRPr="008A3AD8">
              <w:rPr>
                <w:rFonts w:eastAsia="Times New Roman"/>
                <w:b/>
                <w:bCs/>
                <w:szCs w:val="18"/>
              </w:rPr>
              <w:t xml:space="preserve"> </w:t>
            </w:r>
            <w:r w:rsidRPr="008A3AD8">
              <w:rPr>
                <w:rFonts w:eastAsia="Times New Roman"/>
                <w:b/>
                <w:bCs/>
                <w:szCs w:val="18"/>
              </w:rPr>
              <w:t>purpose</w:t>
            </w:r>
            <w:r w:rsidR="00C92EA3" w:rsidRPr="008A3AD8">
              <w:rPr>
                <w:rFonts w:eastAsia="Times New Roman"/>
                <w:b/>
                <w:bCs/>
                <w:szCs w:val="18"/>
              </w:rPr>
              <w:t xml:space="preserve"> </w:t>
            </w:r>
            <w:r w:rsidRPr="008A3AD8">
              <w:rPr>
                <w:rFonts w:eastAsia="Times New Roman"/>
                <w:b/>
                <w:bCs/>
                <w:szCs w:val="18"/>
              </w:rPr>
              <w:t>of the</w:t>
            </w:r>
            <w:r w:rsidR="00C92EA3" w:rsidRPr="008A3AD8">
              <w:rPr>
                <w:rFonts w:eastAsia="Times New Roman"/>
                <w:b/>
                <w:bCs/>
                <w:szCs w:val="18"/>
              </w:rPr>
              <w:t xml:space="preserve"> </w:t>
            </w:r>
            <w:r w:rsidRPr="008A3AD8">
              <w:rPr>
                <w:rFonts w:eastAsia="Times New Roman"/>
                <w:b/>
                <w:bCs/>
                <w:i/>
                <w:iCs/>
                <w:szCs w:val="18"/>
              </w:rPr>
              <w:t>States</w:t>
            </w:r>
            <w:r w:rsidR="00C92EA3" w:rsidRPr="008A3AD8">
              <w:rPr>
                <w:rFonts w:eastAsia="Times New Roman"/>
                <w:b/>
                <w:bCs/>
                <w:i/>
                <w:iCs/>
                <w:szCs w:val="18"/>
              </w:rPr>
              <w:t xml:space="preserve"> </w:t>
            </w:r>
            <w:r w:rsidRPr="008A3AD8">
              <w:rPr>
                <w:rFonts w:eastAsia="Times New Roman"/>
                <w:b/>
                <w:bCs/>
                <w:i/>
                <w:iCs/>
                <w:szCs w:val="18"/>
              </w:rPr>
              <w:t>Grants</w:t>
            </w:r>
            <w:r w:rsidR="00C92EA3" w:rsidRPr="008A3AD8">
              <w:rPr>
                <w:rFonts w:eastAsia="Times New Roman"/>
                <w:b/>
                <w:bCs/>
                <w:i/>
                <w:iCs/>
                <w:szCs w:val="18"/>
              </w:rPr>
              <w:t xml:space="preserve"> </w:t>
            </w:r>
            <w:r w:rsidRPr="008A3AD8">
              <w:rPr>
                <w:rFonts w:eastAsia="Times New Roman"/>
                <w:b/>
                <w:bCs/>
                <w:szCs w:val="18"/>
              </w:rPr>
              <w:t>(</w:t>
            </w:r>
            <w:r w:rsidRPr="008A3AD8">
              <w:rPr>
                <w:rFonts w:eastAsia="Times New Roman"/>
                <w:b/>
                <w:bCs/>
                <w:i/>
                <w:iCs/>
                <w:szCs w:val="18"/>
              </w:rPr>
              <w:t>Aboriginal Assistance</w:t>
            </w:r>
            <w:r w:rsidR="00124521" w:rsidRPr="008A3AD8">
              <w:rPr>
                <w:rFonts w:eastAsia="Times New Roman"/>
                <w:b/>
                <w:bCs/>
                <w:iCs/>
                <w:szCs w:val="18"/>
              </w:rPr>
              <w:t>)</w:t>
            </w:r>
            <w:r w:rsidRPr="008A3AD8">
              <w:rPr>
                <w:rFonts w:eastAsia="Times New Roman"/>
                <w:b/>
                <w:bCs/>
                <w:i/>
                <w:iCs/>
                <w:szCs w:val="18"/>
              </w:rPr>
              <w:t xml:space="preserve"> Act </w:t>
            </w:r>
            <w:r w:rsidRPr="008A3AD8">
              <w:rPr>
                <w:rFonts w:eastAsia="Times New Roman"/>
                <w:b/>
                <w:bCs/>
                <w:szCs w:val="18"/>
              </w:rPr>
              <w:t>1976—</w:t>
            </w:r>
          </w:p>
        </w:tc>
        <w:tc>
          <w:tcPr>
            <w:tcW w:w="1350" w:type="dxa"/>
            <w:tcBorders>
              <w:top w:val="nil"/>
              <w:left w:val="nil"/>
              <w:bottom w:val="nil"/>
              <w:right w:val="single" w:sz="6" w:space="0" w:color="auto"/>
            </w:tcBorders>
            <w:shd w:val="clear" w:color="auto" w:fill="FFFFFF"/>
            <w:vAlign w:val="bottom"/>
          </w:tcPr>
          <w:p w14:paraId="66A21AC7" w14:textId="77777777" w:rsidR="004F2EE9" w:rsidRPr="009F59B1" w:rsidRDefault="004F2EE9" w:rsidP="000A74C7">
            <w:pPr>
              <w:shd w:val="clear" w:color="auto" w:fill="FFFFFF"/>
              <w:ind w:right="144"/>
              <w:jc w:val="right"/>
            </w:pPr>
          </w:p>
        </w:tc>
        <w:tc>
          <w:tcPr>
            <w:tcW w:w="1246" w:type="dxa"/>
            <w:tcBorders>
              <w:top w:val="nil"/>
              <w:left w:val="single" w:sz="6" w:space="0" w:color="auto"/>
              <w:bottom w:val="nil"/>
              <w:right w:val="nil"/>
            </w:tcBorders>
            <w:shd w:val="clear" w:color="auto" w:fill="FFFFFF"/>
            <w:vAlign w:val="bottom"/>
          </w:tcPr>
          <w:p w14:paraId="66A21AC8" w14:textId="77777777" w:rsidR="004F2EE9" w:rsidRPr="009F59B1" w:rsidRDefault="004F2EE9" w:rsidP="000A74C7">
            <w:pPr>
              <w:shd w:val="clear" w:color="auto" w:fill="FFFFFF"/>
              <w:ind w:right="144"/>
              <w:jc w:val="right"/>
            </w:pPr>
          </w:p>
        </w:tc>
        <w:tc>
          <w:tcPr>
            <w:tcW w:w="1213" w:type="dxa"/>
            <w:tcBorders>
              <w:top w:val="nil"/>
              <w:left w:val="nil"/>
              <w:bottom w:val="nil"/>
              <w:right w:val="nil"/>
            </w:tcBorders>
            <w:shd w:val="clear" w:color="auto" w:fill="FFFFFF"/>
            <w:vAlign w:val="bottom"/>
          </w:tcPr>
          <w:p w14:paraId="66A21AC9" w14:textId="77777777" w:rsidR="004F2EE9" w:rsidRPr="009F59B1" w:rsidRDefault="004F2EE9" w:rsidP="000A74C7">
            <w:pPr>
              <w:shd w:val="clear" w:color="auto" w:fill="FFFFFF"/>
              <w:ind w:right="144"/>
              <w:jc w:val="right"/>
            </w:pPr>
          </w:p>
        </w:tc>
      </w:tr>
      <w:tr w:rsidR="004F2EE9" w:rsidRPr="009F59B1" w14:paraId="66A21ACF" w14:textId="77777777" w:rsidTr="00F2277B">
        <w:trPr>
          <w:trHeight w:val="20"/>
          <w:jc w:val="center"/>
        </w:trPr>
        <w:tc>
          <w:tcPr>
            <w:tcW w:w="5220" w:type="dxa"/>
            <w:tcBorders>
              <w:top w:val="nil"/>
              <w:left w:val="nil"/>
              <w:bottom w:val="nil"/>
              <w:right w:val="nil"/>
            </w:tcBorders>
            <w:shd w:val="clear" w:color="auto" w:fill="FFFFFF"/>
          </w:tcPr>
          <w:p w14:paraId="66A21ACB" w14:textId="77777777" w:rsidR="004F2EE9" w:rsidRPr="009F59B1" w:rsidRDefault="004F2EE9" w:rsidP="00A75550">
            <w:pPr>
              <w:shd w:val="clear" w:color="auto" w:fill="FFFFFF"/>
              <w:tabs>
                <w:tab w:val="left" w:leader="dot" w:pos="5040"/>
              </w:tabs>
              <w:ind w:left="106"/>
              <w:jc w:val="both"/>
            </w:pPr>
            <w:r w:rsidRPr="008A3AD8">
              <w:rPr>
                <w:szCs w:val="18"/>
              </w:rPr>
              <w:t>02. Health</w:t>
            </w:r>
            <w:r w:rsidR="00A75550">
              <w:rPr>
                <w:szCs w:val="18"/>
              </w:rPr>
              <w:tab/>
            </w:r>
          </w:p>
        </w:tc>
        <w:tc>
          <w:tcPr>
            <w:tcW w:w="1350" w:type="dxa"/>
            <w:tcBorders>
              <w:top w:val="nil"/>
              <w:left w:val="nil"/>
              <w:bottom w:val="nil"/>
              <w:right w:val="single" w:sz="6" w:space="0" w:color="auto"/>
            </w:tcBorders>
            <w:shd w:val="clear" w:color="auto" w:fill="FFFFFF"/>
            <w:vAlign w:val="bottom"/>
          </w:tcPr>
          <w:p w14:paraId="66A21ACC" w14:textId="77777777" w:rsidR="004F2EE9" w:rsidRPr="009F59B1" w:rsidRDefault="004F2EE9" w:rsidP="000A74C7">
            <w:pPr>
              <w:shd w:val="clear" w:color="auto" w:fill="FFFFFF"/>
              <w:ind w:right="144"/>
              <w:jc w:val="right"/>
            </w:pPr>
            <w:r w:rsidRPr="008A3AD8">
              <w:rPr>
                <w:szCs w:val="18"/>
              </w:rPr>
              <w:t>59,100</w:t>
            </w:r>
          </w:p>
        </w:tc>
        <w:tc>
          <w:tcPr>
            <w:tcW w:w="1246" w:type="dxa"/>
            <w:tcBorders>
              <w:top w:val="nil"/>
              <w:left w:val="single" w:sz="6" w:space="0" w:color="auto"/>
              <w:bottom w:val="nil"/>
              <w:right w:val="nil"/>
            </w:tcBorders>
            <w:shd w:val="clear" w:color="auto" w:fill="FFFFFF"/>
            <w:vAlign w:val="bottom"/>
          </w:tcPr>
          <w:p w14:paraId="66A21ACD" w14:textId="77777777" w:rsidR="004F2EE9" w:rsidRPr="009F59B1" w:rsidRDefault="004F2EE9" w:rsidP="000A74C7">
            <w:pPr>
              <w:shd w:val="clear" w:color="auto" w:fill="FFFFFF"/>
              <w:ind w:right="144"/>
              <w:jc w:val="right"/>
            </w:pPr>
            <w:r w:rsidRPr="008A3AD8">
              <w:rPr>
                <w:szCs w:val="18"/>
              </w:rPr>
              <w:t>13,584,000</w:t>
            </w:r>
          </w:p>
        </w:tc>
        <w:tc>
          <w:tcPr>
            <w:tcW w:w="1213" w:type="dxa"/>
            <w:tcBorders>
              <w:top w:val="nil"/>
              <w:left w:val="nil"/>
              <w:bottom w:val="nil"/>
              <w:right w:val="nil"/>
            </w:tcBorders>
            <w:shd w:val="clear" w:color="auto" w:fill="FFFFFF"/>
            <w:vAlign w:val="bottom"/>
          </w:tcPr>
          <w:p w14:paraId="66A21ACE" w14:textId="77777777" w:rsidR="004F2EE9" w:rsidRPr="009F59B1" w:rsidRDefault="004F2EE9" w:rsidP="000A74C7">
            <w:pPr>
              <w:shd w:val="clear" w:color="auto" w:fill="FFFFFF"/>
              <w:ind w:right="144"/>
              <w:jc w:val="right"/>
            </w:pPr>
            <w:r w:rsidRPr="008A3AD8">
              <w:rPr>
                <w:szCs w:val="18"/>
              </w:rPr>
              <w:t>13,148,228</w:t>
            </w:r>
          </w:p>
        </w:tc>
      </w:tr>
      <w:tr w:rsidR="004F2EE9" w:rsidRPr="009F59B1" w14:paraId="66A21AD4" w14:textId="77777777" w:rsidTr="00F2277B">
        <w:trPr>
          <w:trHeight w:val="20"/>
          <w:jc w:val="center"/>
        </w:trPr>
        <w:tc>
          <w:tcPr>
            <w:tcW w:w="5220" w:type="dxa"/>
            <w:tcBorders>
              <w:top w:val="nil"/>
              <w:left w:val="nil"/>
              <w:right w:val="nil"/>
            </w:tcBorders>
            <w:shd w:val="clear" w:color="auto" w:fill="FFFFFF"/>
          </w:tcPr>
          <w:p w14:paraId="66A21AD0" w14:textId="77777777" w:rsidR="004F2EE9" w:rsidRPr="009F59B1" w:rsidRDefault="004F2EE9" w:rsidP="00A75550">
            <w:pPr>
              <w:shd w:val="clear" w:color="auto" w:fill="FFFFFF"/>
              <w:tabs>
                <w:tab w:val="left" w:leader="dot" w:pos="5040"/>
              </w:tabs>
              <w:ind w:left="106"/>
              <w:jc w:val="both"/>
            </w:pPr>
            <w:r w:rsidRPr="008A3AD8">
              <w:rPr>
                <w:szCs w:val="18"/>
              </w:rPr>
              <w:t>07. Training</w:t>
            </w:r>
            <w:r w:rsidR="00A75550">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AD1" w14:textId="77777777" w:rsidR="004F2EE9" w:rsidRPr="009F59B1" w:rsidRDefault="004F2EE9" w:rsidP="000A74C7">
            <w:pPr>
              <w:shd w:val="clear" w:color="auto" w:fill="FFFFFF"/>
              <w:ind w:right="144"/>
              <w:jc w:val="right"/>
            </w:pPr>
            <w:r w:rsidRPr="008A3AD8">
              <w:rPr>
                <w:szCs w:val="18"/>
              </w:rPr>
              <w:t>9,900</w:t>
            </w:r>
          </w:p>
        </w:tc>
        <w:tc>
          <w:tcPr>
            <w:tcW w:w="1246" w:type="dxa"/>
            <w:tcBorders>
              <w:top w:val="nil"/>
              <w:left w:val="single" w:sz="6" w:space="0" w:color="auto"/>
              <w:bottom w:val="nil"/>
              <w:right w:val="nil"/>
            </w:tcBorders>
            <w:shd w:val="clear" w:color="auto" w:fill="FFFFFF"/>
            <w:vAlign w:val="bottom"/>
          </w:tcPr>
          <w:p w14:paraId="66A21AD2" w14:textId="77777777" w:rsidR="004F2EE9" w:rsidRPr="009F59B1" w:rsidRDefault="004F2EE9" w:rsidP="000A74C7">
            <w:pPr>
              <w:shd w:val="clear" w:color="auto" w:fill="FFFFFF"/>
              <w:ind w:right="144"/>
              <w:jc w:val="right"/>
            </w:pPr>
            <w:r w:rsidRPr="008A3AD8">
              <w:rPr>
                <w:szCs w:val="18"/>
              </w:rPr>
              <w:t>2,117,000</w:t>
            </w:r>
          </w:p>
        </w:tc>
        <w:tc>
          <w:tcPr>
            <w:tcW w:w="1213" w:type="dxa"/>
            <w:tcBorders>
              <w:top w:val="nil"/>
              <w:left w:val="nil"/>
              <w:bottom w:val="nil"/>
              <w:right w:val="nil"/>
            </w:tcBorders>
            <w:shd w:val="clear" w:color="auto" w:fill="FFFFFF"/>
            <w:vAlign w:val="bottom"/>
          </w:tcPr>
          <w:p w14:paraId="66A21AD3" w14:textId="77777777" w:rsidR="004F2EE9" w:rsidRPr="009F59B1" w:rsidRDefault="004F2EE9" w:rsidP="000A74C7">
            <w:pPr>
              <w:shd w:val="clear" w:color="auto" w:fill="FFFFFF"/>
              <w:ind w:right="144"/>
              <w:jc w:val="right"/>
            </w:pPr>
            <w:r w:rsidRPr="008A3AD8">
              <w:rPr>
                <w:szCs w:val="18"/>
              </w:rPr>
              <w:t>1,834,200</w:t>
            </w:r>
          </w:p>
        </w:tc>
      </w:tr>
      <w:tr w:rsidR="004F2EE9" w:rsidRPr="009F59B1" w14:paraId="66A21AD9" w14:textId="77777777" w:rsidTr="00F2277B">
        <w:trPr>
          <w:trHeight w:val="20"/>
          <w:jc w:val="center"/>
        </w:trPr>
        <w:tc>
          <w:tcPr>
            <w:tcW w:w="5220" w:type="dxa"/>
            <w:tcBorders>
              <w:left w:val="nil"/>
              <w:right w:val="nil"/>
            </w:tcBorders>
            <w:shd w:val="clear" w:color="auto" w:fill="FFFFFF"/>
          </w:tcPr>
          <w:p w14:paraId="66A21AD5" w14:textId="77777777" w:rsidR="004F2EE9" w:rsidRPr="009F59B1" w:rsidRDefault="00F2277B" w:rsidP="00F2277B">
            <w:pPr>
              <w:shd w:val="clear" w:color="auto" w:fill="FFFFFF"/>
              <w:tabs>
                <w:tab w:val="left" w:leader="dot" w:pos="504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813</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AD6" w14:textId="77777777" w:rsidR="004F2EE9" w:rsidRPr="009F59B1" w:rsidRDefault="004F2EE9" w:rsidP="000A74C7">
            <w:pPr>
              <w:shd w:val="clear" w:color="auto" w:fill="FFFFFF"/>
              <w:ind w:right="144"/>
              <w:jc w:val="right"/>
            </w:pPr>
            <w:r w:rsidRPr="008A3AD8">
              <w:rPr>
                <w:b/>
                <w:bCs/>
                <w:szCs w:val="18"/>
              </w:rPr>
              <w:t>69,000</w:t>
            </w:r>
          </w:p>
        </w:tc>
        <w:tc>
          <w:tcPr>
            <w:tcW w:w="1246" w:type="dxa"/>
            <w:tcBorders>
              <w:top w:val="nil"/>
              <w:left w:val="single" w:sz="6" w:space="0" w:color="auto"/>
              <w:bottom w:val="nil"/>
              <w:right w:val="nil"/>
            </w:tcBorders>
            <w:shd w:val="clear" w:color="auto" w:fill="FFFFFF"/>
            <w:vAlign w:val="bottom"/>
          </w:tcPr>
          <w:p w14:paraId="66A21AD7" w14:textId="77777777" w:rsidR="004F2EE9" w:rsidRPr="009F59B1" w:rsidRDefault="004F2EE9" w:rsidP="000A74C7">
            <w:pPr>
              <w:shd w:val="clear" w:color="auto" w:fill="FFFFFF"/>
              <w:ind w:right="144"/>
              <w:jc w:val="right"/>
            </w:pPr>
          </w:p>
        </w:tc>
        <w:tc>
          <w:tcPr>
            <w:tcW w:w="1213" w:type="dxa"/>
            <w:tcBorders>
              <w:top w:val="nil"/>
              <w:left w:val="nil"/>
              <w:bottom w:val="nil"/>
              <w:right w:val="nil"/>
            </w:tcBorders>
            <w:shd w:val="clear" w:color="auto" w:fill="FFFFFF"/>
            <w:vAlign w:val="bottom"/>
          </w:tcPr>
          <w:p w14:paraId="66A21AD8" w14:textId="77777777" w:rsidR="004F2EE9" w:rsidRPr="009F59B1" w:rsidRDefault="004F2EE9" w:rsidP="000A74C7">
            <w:pPr>
              <w:shd w:val="clear" w:color="auto" w:fill="FFFFFF"/>
              <w:ind w:right="144"/>
              <w:jc w:val="right"/>
            </w:pPr>
          </w:p>
        </w:tc>
      </w:tr>
      <w:tr w:rsidR="004F2EE9" w:rsidRPr="009F59B1" w14:paraId="66A21ADE" w14:textId="77777777" w:rsidTr="00F2277B">
        <w:trPr>
          <w:trHeight w:val="20"/>
          <w:jc w:val="center"/>
        </w:trPr>
        <w:tc>
          <w:tcPr>
            <w:tcW w:w="5220" w:type="dxa"/>
            <w:tcBorders>
              <w:left w:val="nil"/>
              <w:bottom w:val="nil"/>
              <w:right w:val="nil"/>
            </w:tcBorders>
            <w:shd w:val="clear" w:color="auto" w:fill="FFFFFF"/>
          </w:tcPr>
          <w:p w14:paraId="66A21ADA" w14:textId="77777777" w:rsidR="004F2EE9" w:rsidRPr="009F59B1" w:rsidRDefault="004F2EE9" w:rsidP="00F2277B">
            <w:pPr>
              <w:shd w:val="clear" w:color="auto" w:fill="FFFFFF"/>
              <w:tabs>
                <w:tab w:val="left" w:leader="dot" w:pos="5040"/>
              </w:tabs>
              <w:spacing w:before="120"/>
              <w:jc w:val="both"/>
            </w:pPr>
            <w:r w:rsidRPr="008A3AD8">
              <w:rPr>
                <w:smallCaps/>
                <w:szCs w:val="18"/>
              </w:rPr>
              <w:t xml:space="preserve">Division </w:t>
            </w:r>
            <w:r w:rsidRPr="008A3AD8">
              <w:rPr>
                <w:szCs w:val="18"/>
              </w:rPr>
              <w:t>815.</w:t>
            </w:r>
            <w:r w:rsidRPr="008A3AD8">
              <w:rPr>
                <w:rFonts w:eastAsia="Times New Roman"/>
                <w:szCs w:val="18"/>
              </w:rPr>
              <w:t>—OTHER SERVICES</w:t>
            </w:r>
          </w:p>
        </w:tc>
        <w:tc>
          <w:tcPr>
            <w:tcW w:w="1350" w:type="dxa"/>
            <w:tcBorders>
              <w:top w:val="single" w:sz="6" w:space="0" w:color="auto"/>
              <w:left w:val="nil"/>
              <w:bottom w:val="nil"/>
              <w:right w:val="single" w:sz="6" w:space="0" w:color="auto"/>
            </w:tcBorders>
            <w:shd w:val="clear" w:color="auto" w:fill="FFFFFF"/>
            <w:vAlign w:val="bottom"/>
          </w:tcPr>
          <w:p w14:paraId="66A21ADB" w14:textId="77777777" w:rsidR="004F2EE9" w:rsidRPr="009F59B1" w:rsidRDefault="004F2EE9" w:rsidP="000A74C7">
            <w:pPr>
              <w:shd w:val="clear" w:color="auto" w:fill="FFFFFF"/>
              <w:ind w:right="144"/>
              <w:jc w:val="right"/>
            </w:pPr>
          </w:p>
        </w:tc>
        <w:tc>
          <w:tcPr>
            <w:tcW w:w="1246" w:type="dxa"/>
            <w:tcBorders>
              <w:top w:val="nil"/>
              <w:left w:val="single" w:sz="6" w:space="0" w:color="auto"/>
              <w:bottom w:val="nil"/>
              <w:right w:val="nil"/>
            </w:tcBorders>
            <w:shd w:val="clear" w:color="auto" w:fill="FFFFFF"/>
            <w:vAlign w:val="bottom"/>
          </w:tcPr>
          <w:p w14:paraId="66A21ADC" w14:textId="77777777" w:rsidR="004F2EE9" w:rsidRPr="009F59B1" w:rsidRDefault="004F2EE9" w:rsidP="000A74C7">
            <w:pPr>
              <w:shd w:val="clear" w:color="auto" w:fill="FFFFFF"/>
              <w:ind w:right="144"/>
              <w:jc w:val="right"/>
            </w:pPr>
          </w:p>
        </w:tc>
        <w:tc>
          <w:tcPr>
            <w:tcW w:w="1213" w:type="dxa"/>
            <w:tcBorders>
              <w:top w:val="nil"/>
              <w:left w:val="nil"/>
              <w:bottom w:val="nil"/>
              <w:right w:val="nil"/>
            </w:tcBorders>
            <w:shd w:val="clear" w:color="auto" w:fill="FFFFFF"/>
            <w:vAlign w:val="bottom"/>
          </w:tcPr>
          <w:p w14:paraId="66A21ADD" w14:textId="77777777" w:rsidR="004F2EE9" w:rsidRPr="009F59B1" w:rsidRDefault="004F2EE9" w:rsidP="000A74C7">
            <w:pPr>
              <w:shd w:val="clear" w:color="auto" w:fill="FFFFFF"/>
              <w:ind w:right="144"/>
              <w:jc w:val="right"/>
            </w:pPr>
          </w:p>
        </w:tc>
      </w:tr>
      <w:tr w:rsidR="004F2EE9" w:rsidRPr="009F59B1" w14:paraId="66A21AE3" w14:textId="77777777" w:rsidTr="00F2277B">
        <w:trPr>
          <w:trHeight w:val="20"/>
          <w:jc w:val="center"/>
        </w:trPr>
        <w:tc>
          <w:tcPr>
            <w:tcW w:w="5220" w:type="dxa"/>
            <w:tcBorders>
              <w:top w:val="nil"/>
              <w:left w:val="nil"/>
              <w:right w:val="nil"/>
            </w:tcBorders>
            <w:shd w:val="clear" w:color="auto" w:fill="FFFFFF"/>
          </w:tcPr>
          <w:p w14:paraId="66A21ADF" w14:textId="77777777" w:rsidR="004F2EE9" w:rsidRPr="009F59B1" w:rsidRDefault="004F2EE9" w:rsidP="001069BC">
            <w:pPr>
              <w:shd w:val="clear" w:color="auto" w:fill="FFFFFF"/>
              <w:tabs>
                <w:tab w:val="left" w:leader="dot" w:pos="5040"/>
              </w:tabs>
              <w:ind w:firstLine="5"/>
              <w:pPrChange w:id="4" w:author="Proof Communications" w:date="2020-04-27T12:41:00Z">
                <w:pPr>
                  <w:shd w:val="clear" w:color="auto" w:fill="FFFFFF"/>
                  <w:tabs>
                    <w:tab w:val="left" w:leader="dot" w:pos="5040"/>
                  </w:tabs>
                  <w:ind w:firstLine="5"/>
                  <w:jc w:val="both"/>
                </w:pPr>
              </w:pPrChange>
            </w:pPr>
            <w:r w:rsidRPr="008A3AD8">
              <w:rPr>
                <w:b/>
                <w:bCs/>
                <w:szCs w:val="18"/>
              </w:rPr>
              <w:t>1.</w:t>
            </w:r>
            <w:r w:rsidRPr="008A3AD8">
              <w:rPr>
                <w:rFonts w:eastAsia="Times New Roman"/>
                <w:b/>
                <w:bCs/>
                <w:szCs w:val="18"/>
              </w:rPr>
              <w:t>—Aboriginal Land Councils—Northern Territory—Grant for management review</w:t>
            </w:r>
            <w:r w:rsidR="00F2277B">
              <w:rPr>
                <w:rFonts w:eastAsia="Times New Roman"/>
                <w:b/>
                <w:bCs/>
                <w:szCs w:val="18"/>
              </w:rPr>
              <w:tab/>
            </w:r>
          </w:p>
        </w:tc>
        <w:tc>
          <w:tcPr>
            <w:tcW w:w="1350" w:type="dxa"/>
            <w:tcBorders>
              <w:top w:val="nil"/>
              <w:left w:val="nil"/>
              <w:bottom w:val="single" w:sz="6" w:space="0" w:color="auto"/>
              <w:right w:val="single" w:sz="6" w:space="0" w:color="auto"/>
            </w:tcBorders>
            <w:shd w:val="clear" w:color="auto" w:fill="FFFFFF"/>
            <w:vAlign w:val="bottom"/>
          </w:tcPr>
          <w:p w14:paraId="66A21AE0" w14:textId="77777777" w:rsidR="004F2EE9" w:rsidRPr="009F59B1" w:rsidRDefault="004F2EE9" w:rsidP="000A74C7">
            <w:pPr>
              <w:shd w:val="clear" w:color="auto" w:fill="FFFFFF"/>
              <w:ind w:right="144"/>
              <w:jc w:val="right"/>
            </w:pPr>
            <w:r w:rsidRPr="008A3AD8">
              <w:rPr>
                <w:b/>
                <w:bCs/>
                <w:szCs w:val="18"/>
              </w:rPr>
              <w:t>68,000</w:t>
            </w:r>
          </w:p>
        </w:tc>
        <w:tc>
          <w:tcPr>
            <w:tcW w:w="1246" w:type="dxa"/>
            <w:tcBorders>
              <w:top w:val="nil"/>
              <w:left w:val="single" w:sz="6" w:space="0" w:color="auto"/>
              <w:bottom w:val="nil"/>
              <w:right w:val="nil"/>
            </w:tcBorders>
            <w:shd w:val="clear" w:color="auto" w:fill="FFFFFF"/>
            <w:vAlign w:val="bottom"/>
          </w:tcPr>
          <w:p w14:paraId="66A21AE1" w14:textId="77777777" w:rsidR="004F2EE9" w:rsidRPr="009F59B1" w:rsidRDefault="004F2EE9" w:rsidP="000A74C7">
            <w:pPr>
              <w:shd w:val="clear" w:color="auto" w:fill="FFFFFF"/>
              <w:ind w:right="144"/>
              <w:jc w:val="right"/>
            </w:pPr>
            <w:r w:rsidRPr="009F59B1">
              <w:t>..</w:t>
            </w:r>
          </w:p>
        </w:tc>
        <w:tc>
          <w:tcPr>
            <w:tcW w:w="1213" w:type="dxa"/>
            <w:tcBorders>
              <w:top w:val="nil"/>
              <w:left w:val="nil"/>
              <w:bottom w:val="nil"/>
              <w:right w:val="nil"/>
            </w:tcBorders>
            <w:shd w:val="clear" w:color="auto" w:fill="FFFFFF"/>
            <w:vAlign w:val="bottom"/>
          </w:tcPr>
          <w:p w14:paraId="66A21AE2" w14:textId="77777777" w:rsidR="004F2EE9" w:rsidRPr="009F59B1" w:rsidRDefault="004F2EE9" w:rsidP="000A74C7">
            <w:pPr>
              <w:shd w:val="clear" w:color="auto" w:fill="FFFFFF"/>
              <w:ind w:right="144"/>
              <w:jc w:val="right"/>
            </w:pPr>
            <w:r w:rsidRPr="009F59B1">
              <w:t>..</w:t>
            </w:r>
          </w:p>
        </w:tc>
      </w:tr>
      <w:tr w:rsidR="004F2EE9" w:rsidRPr="009F59B1" w14:paraId="66A21AE8" w14:textId="77777777" w:rsidTr="00F2277B">
        <w:trPr>
          <w:trHeight w:val="20"/>
          <w:jc w:val="center"/>
        </w:trPr>
        <w:tc>
          <w:tcPr>
            <w:tcW w:w="5220" w:type="dxa"/>
            <w:tcBorders>
              <w:left w:val="nil"/>
              <w:bottom w:val="single" w:sz="4" w:space="0" w:color="auto"/>
              <w:right w:val="nil"/>
            </w:tcBorders>
            <w:shd w:val="clear" w:color="auto" w:fill="FFFFFF"/>
          </w:tcPr>
          <w:p w14:paraId="66A21AE4" w14:textId="77777777" w:rsidR="004F2EE9" w:rsidRPr="009F59B1" w:rsidRDefault="004F2EE9" w:rsidP="00F2277B">
            <w:pPr>
              <w:shd w:val="clear" w:color="auto" w:fill="FFFFFF"/>
              <w:tabs>
                <w:tab w:val="left" w:leader="dot" w:pos="5040"/>
              </w:tabs>
              <w:spacing w:before="60" w:after="60"/>
              <w:jc w:val="both"/>
            </w:pPr>
            <w:r w:rsidRPr="008A3AD8">
              <w:rPr>
                <w:b/>
                <w:bCs/>
                <w:szCs w:val="18"/>
              </w:rPr>
              <w:t>Total: Department of Aboriginal Affairs</w:t>
            </w:r>
            <w:r w:rsidR="00F2277B">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AE5" w14:textId="77777777" w:rsidR="004F2EE9" w:rsidRPr="009F59B1" w:rsidRDefault="004F2EE9" w:rsidP="00F2277B">
            <w:pPr>
              <w:shd w:val="clear" w:color="auto" w:fill="FFFFFF"/>
              <w:spacing w:before="60" w:after="60"/>
              <w:ind w:right="144"/>
              <w:jc w:val="right"/>
            </w:pPr>
            <w:r w:rsidRPr="008A3AD8">
              <w:rPr>
                <w:b/>
                <w:bCs/>
                <w:szCs w:val="18"/>
              </w:rPr>
              <w:t>137,000</w:t>
            </w:r>
          </w:p>
        </w:tc>
        <w:tc>
          <w:tcPr>
            <w:tcW w:w="1246" w:type="dxa"/>
            <w:tcBorders>
              <w:top w:val="nil"/>
              <w:left w:val="single" w:sz="6" w:space="0" w:color="auto"/>
              <w:bottom w:val="single" w:sz="6" w:space="0" w:color="auto"/>
              <w:right w:val="nil"/>
            </w:tcBorders>
            <w:shd w:val="clear" w:color="auto" w:fill="FFFFFF"/>
            <w:vAlign w:val="bottom"/>
          </w:tcPr>
          <w:p w14:paraId="66A21AE6" w14:textId="77777777" w:rsidR="004F2EE9" w:rsidRPr="009F59B1" w:rsidRDefault="004F2EE9" w:rsidP="000A74C7">
            <w:pPr>
              <w:shd w:val="clear" w:color="auto" w:fill="FFFFFF"/>
              <w:ind w:right="144"/>
              <w:jc w:val="right"/>
            </w:pPr>
          </w:p>
        </w:tc>
        <w:tc>
          <w:tcPr>
            <w:tcW w:w="1213" w:type="dxa"/>
            <w:tcBorders>
              <w:top w:val="nil"/>
              <w:left w:val="nil"/>
              <w:bottom w:val="single" w:sz="6" w:space="0" w:color="auto"/>
              <w:right w:val="nil"/>
            </w:tcBorders>
            <w:shd w:val="clear" w:color="auto" w:fill="FFFFFF"/>
            <w:vAlign w:val="bottom"/>
          </w:tcPr>
          <w:p w14:paraId="66A21AE7" w14:textId="77777777" w:rsidR="004F2EE9" w:rsidRPr="009F59B1" w:rsidRDefault="004F2EE9" w:rsidP="000A74C7">
            <w:pPr>
              <w:shd w:val="clear" w:color="auto" w:fill="FFFFFF"/>
              <w:ind w:right="144"/>
              <w:jc w:val="right"/>
            </w:pPr>
          </w:p>
        </w:tc>
      </w:tr>
      <w:tr w:rsidR="004F2EE9" w:rsidRPr="009F59B1" w14:paraId="66A21AED" w14:textId="77777777" w:rsidTr="00F2277B">
        <w:trPr>
          <w:trHeight w:val="20"/>
          <w:jc w:val="center"/>
        </w:trPr>
        <w:tc>
          <w:tcPr>
            <w:tcW w:w="5220" w:type="dxa"/>
            <w:tcBorders>
              <w:top w:val="single" w:sz="4" w:space="0" w:color="auto"/>
              <w:left w:val="nil"/>
              <w:bottom w:val="nil"/>
              <w:right w:val="nil"/>
            </w:tcBorders>
            <w:shd w:val="clear" w:color="auto" w:fill="FFFFFF"/>
          </w:tcPr>
          <w:p w14:paraId="66A21AE9" w14:textId="77777777" w:rsidR="004F2EE9" w:rsidRPr="009F59B1" w:rsidRDefault="004F2EE9" w:rsidP="00F2277B">
            <w:pPr>
              <w:shd w:val="clear" w:color="auto" w:fill="FFFFFF"/>
              <w:tabs>
                <w:tab w:val="left" w:leader="dot" w:pos="5040"/>
              </w:tabs>
              <w:spacing w:before="720"/>
              <w:jc w:val="both"/>
            </w:pPr>
            <w:r w:rsidRPr="008A3AD8">
              <w:rPr>
                <w:b/>
                <w:bCs/>
                <w:szCs w:val="18"/>
              </w:rPr>
              <w:t>DEPARTMENT OF ADMINISTRATIVE SERVICES</w:t>
            </w:r>
          </w:p>
        </w:tc>
        <w:tc>
          <w:tcPr>
            <w:tcW w:w="1350" w:type="dxa"/>
            <w:tcBorders>
              <w:top w:val="single" w:sz="6" w:space="0" w:color="auto"/>
              <w:left w:val="nil"/>
              <w:bottom w:val="nil"/>
              <w:right w:val="single" w:sz="6" w:space="0" w:color="auto"/>
            </w:tcBorders>
            <w:shd w:val="clear" w:color="auto" w:fill="FFFFFF"/>
            <w:vAlign w:val="bottom"/>
          </w:tcPr>
          <w:p w14:paraId="66A21AEA" w14:textId="77777777" w:rsidR="004F2EE9" w:rsidRPr="009F59B1" w:rsidRDefault="004F2EE9" w:rsidP="000A74C7">
            <w:pPr>
              <w:shd w:val="clear" w:color="auto" w:fill="FFFFFF"/>
              <w:ind w:right="144"/>
              <w:jc w:val="right"/>
            </w:pPr>
          </w:p>
        </w:tc>
        <w:tc>
          <w:tcPr>
            <w:tcW w:w="1246" w:type="dxa"/>
            <w:tcBorders>
              <w:top w:val="single" w:sz="6" w:space="0" w:color="auto"/>
              <w:left w:val="single" w:sz="6" w:space="0" w:color="auto"/>
              <w:bottom w:val="nil"/>
              <w:right w:val="nil"/>
            </w:tcBorders>
            <w:shd w:val="clear" w:color="auto" w:fill="FFFFFF"/>
            <w:vAlign w:val="bottom"/>
          </w:tcPr>
          <w:p w14:paraId="66A21AEB" w14:textId="77777777" w:rsidR="004F2EE9" w:rsidRPr="009F59B1" w:rsidRDefault="004F2EE9" w:rsidP="000A74C7">
            <w:pPr>
              <w:shd w:val="clear" w:color="auto" w:fill="FFFFFF"/>
              <w:ind w:right="144"/>
              <w:jc w:val="right"/>
            </w:pPr>
          </w:p>
        </w:tc>
        <w:tc>
          <w:tcPr>
            <w:tcW w:w="1213" w:type="dxa"/>
            <w:tcBorders>
              <w:top w:val="single" w:sz="6" w:space="0" w:color="auto"/>
              <w:left w:val="nil"/>
              <w:bottom w:val="nil"/>
              <w:right w:val="nil"/>
            </w:tcBorders>
            <w:shd w:val="clear" w:color="auto" w:fill="FFFFFF"/>
            <w:vAlign w:val="bottom"/>
          </w:tcPr>
          <w:p w14:paraId="66A21AEC" w14:textId="77777777" w:rsidR="004F2EE9" w:rsidRPr="009F59B1" w:rsidRDefault="004F2EE9" w:rsidP="000A74C7">
            <w:pPr>
              <w:shd w:val="clear" w:color="auto" w:fill="FFFFFF"/>
              <w:ind w:right="144"/>
              <w:jc w:val="right"/>
            </w:pPr>
          </w:p>
        </w:tc>
      </w:tr>
      <w:tr w:rsidR="004F2EE9" w:rsidRPr="009F59B1" w14:paraId="66A21AF2" w14:textId="77777777" w:rsidTr="00F2277B">
        <w:trPr>
          <w:trHeight w:val="20"/>
          <w:jc w:val="center"/>
        </w:trPr>
        <w:tc>
          <w:tcPr>
            <w:tcW w:w="5220" w:type="dxa"/>
            <w:tcBorders>
              <w:top w:val="nil"/>
              <w:left w:val="nil"/>
              <w:bottom w:val="nil"/>
              <w:right w:val="nil"/>
            </w:tcBorders>
            <w:shd w:val="clear" w:color="auto" w:fill="FFFFFF"/>
          </w:tcPr>
          <w:p w14:paraId="66A21AEE" w14:textId="77777777" w:rsidR="004F2EE9" w:rsidRPr="009F59B1" w:rsidRDefault="004F2EE9" w:rsidP="00F2277B">
            <w:pPr>
              <w:shd w:val="clear" w:color="auto" w:fill="FFFFFF"/>
              <w:tabs>
                <w:tab w:val="left" w:leader="dot" w:pos="5040"/>
              </w:tabs>
              <w:spacing w:before="120"/>
              <w:jc w:val="both"/>
            </w:pPr>
            <w:r w:rsidRPr="008A3AD8">
              <w:rPr>
                <w:smallCaps/>
                <w:szCs w:val="18"/>
              </w:rPr>
              <w:t xml:space="preserve">Division </w:t>
            </w:r>
            <w:r w:rsidRPr="008A3AD8">
              <w:rPr>
                <w:szCs w:val="18"/>
              </w:rPr>
              <w:t>817.</w:t>
            </w:r>
            <w:r w:rsidRPr="008A3AD8">
              <w:rPr>
                <w:rFonts w:eastAsia="Times New Roman"/>
                <w:szCs w:val="18"/>
              </w:rPr>
              <w:t>—CAPITAL WORKS AND SERVICES</w:t>
            </w:r>
          </w:p>
        </w:tc>
        <w:tc>
          <w:tcPr>
            <w:tcW w:w="1350" w:type="dxa"/>
            <w:tcBorders>
              <w:top w:val="nil"/>
              <w:left w:val="nil"/>
              <w:bottom w:val="nil"/>
              <w:right w:val="single" w:sz="6" w:space="0" w:color="auto"/>
            </w:tcBorders>
            <w:shd w:val="clear" w:color="auto" w:fill="FFFFFF"/>
            <w:vAlign w:val="bottom"/>
          </w:tcPr>
          <w:p w14:paraId="66A21AEF" w14:textId="77777777" w:rsidR="004F2EE9" w:rsidRPr="009F59B1" w:rsidRDefault="004F2EE9" w:rsidP="000A74C7">
            <w:pPr>
              <w:shd w:val="clear" w:color="auto" w:fill="FFFFFF"/>
              <w:ind w:right="144"/>
              <w:jc w:val="right"/>
            </w:pPr>
          </w:p>
        </w:tc>
        <w:tc>
          <w:tcPr>
            <w:tcW w:w="1246" w:type="dxa"/>
            <w:tcBorders>
              <w:top w:val="nil"/>
              <w:left w:val="single" w:sz="6" w:space="0" w:color="auto"/>
              <w:bottom w:val="nil"/>
              <w:right w:val="nil"/>
            </w:tcBorders>
            <w:shd w:val="clear" w:color="auto" w:fill="FFFFFF"/>
            <w:vAlign w:val="bottom"/>
          </w:tcPr>
          <w:p w14:paraId="66A21AF0" w14:textId="77777777" w:rsidR="004F2EE9" w:rsidRPr="009F59B1" w:rsidRDefault="004F2EE9" w:rsidP="000A74C7">
            <w:pPr>
              <w:shd w:val="clear" w:color="auto" w:fill="FFFFFF"/>
              <w:ind w:right="144"/>
              <w:jc w:val="right"/>
            </w:pPr>
          </w:p>
        </w:tc>
        <w:tc>
          <w:tcPr>
            <w:tcW w:w="1213" w:type="dxa"/>
            <w:tcBorders>
              <w:top w:val="nil"/>
              <w:left w:val="nil"/>
              <w:bottom w:val="nil"/>
              <w:right w:val="nil"/>
            </w:tcBorders>
            <w:shd w:val="clear" w:color="auto" w:fill="FFFFFF"/>
            <w:vAlign w:val="bottom"/>
          </w:tcPr>
          <w:p w14:paraId="66A21AF1" w14:textId="77777777" w:rsidR="004F2EE9" w:rsidRPr="009F59B1" w:rsidRDefault="004F2EE9" w:rsidP="000A74C7">
            <w:pPr>
              <w:shd w:val="clear" w:color="auto" w:fill="FFFFFF"/>
              <w:ind w:right="144"/>
              <w:jc w:val="right"/>
            </w:pPr>
          </w:p>
        </w:tc>
      </w:tr>
      <w:tr w:rsidR="004F2EE9" w:rsidRPr="009F59B1" w14:paraId="66A21AF7" w14:textId="77777777" w:rsidTr="00F2277B">
        <w:trPr>
          <w:trHeight w:val="20"/>
          <w:jc w:val="center"/>
        </w:trPr>
        <w:tc>
          <w:tcPr>
            <w:tcW w:w="5220" w:type="dxa"/>
            <w:tcBorders>
              <w:top w:val="nil"/>
              <w:left w:val="nil"/>
              <w:right w:val="nil"/>
            </w:tcBorders>
            <w:shd w:val="clear" w:color="auto" w:fill="FFFFFF"/>
          </w:tcPr>
          <w:p w14:paraId="66A21AF3" w14:textId="77777777" w:rsidR="004F2EE9" w:rsidRPr="009F59B1" w:rsidRDefault="004F2EE9" w:rsidP="00A75550">
            <w:pPr>
              <w:shd w:val="clear" w:color="auto" w:fill="FFFFFF"/>
              <w:tabs>
                <w:tab w:val="left" w:leader="dot" w:pos="5040"/>
              </w:tabs>
              <w:jc w:val="both"/>
            </w:pPr>
            <w:r w:rsidRPr="008A3AD8">
              <w:rPr>
                <w:b/>
                <w:bCs/>
                <w:szCs w:val="18"/>
              </w:rPr>
              <w:t>2.</w:t>
            </w:r>
            <w:r w:rsidRPr="008A3AD8">
              <w:rPr>
                <w:rFonts w:eastAsia="Times New Roman"/>
                <w:b/>
                <w:bCs/>
                <w:szCs w:val="18"/>
              </w:rPr>
              <w:t>—Buildings and Works—Overseas Property Office</w:t>
            </w:r>
            <w:r w:rsidR="00F2277B">
              <w:rPr>
                <w:rFonts w:eastAsia="Times New Roman"/>
                <w:b/>
                <w:bCs/>
                <w:szCs w:val="18"/>
              </w:rPr>
              <w:tab/>
            </w:r>
          </w:p>
        </w:tc>
        <w:tc>
          <w:tcPr>
            <w:tcW w:w="1350" w:type="dxa"/>
            <w:tcBorders>
              <w:top w:val="nil"/>
              <w:left w:val="nil"/>
              <w:bottom w:val="single" w:sz="6" w:space="0" w:color="auto"/>
              <w:right w:val="single" w:sz="6" w:space="0" w:color="auto"/>
            </w:tcBorders>
            <w:shd w:val="clear" w:color="auto" w:fill="FFFFFF"/>
            <w:vAlign w:val="bottom"/>
          </w:tcPr>
          <w:p w14:paraId="66A21AF4" w14:textId="77777777" w:rsidR="004F2EE9" w:rsidRPr="009F59B1" w:rsidRDefault="004F2EE9" w:rsidP="000A74C7">
            <w:pPr>
              <w:shd w:val="clear" w:color="auto" w:fill="FFFFFF"/>
              <w:ind w:right="144"/>
              <w:jc w:val="right"/>
            </w:pPr>
            <w:r w:rsidRPr="008A3AD8">
              <w:rPr>
                <w:szCs w:val="18"/>
              </w:rPr>
              <w:t>92,000</w:t>
            </w:r>
          </w:p>
        </w:tc>
        <w:tc>
          <w:tcPr>
            <w:tcW w:w="1246" w:type="dxa"/>
            <w:tcBorders>
              <w:top w:val="nil"/>
              <w:left w:val="single" w:sz="6" w:space="0" w:color="auto"/>
              <w:bottom w:val="nil"/>
              <w:right w:val="nil"/>
            </w:tcBorders>
            <w:shd w:val="clear" w:color="auto" w:fill="FFFFFF"/>
            <w:vAlign w:val="bottom"/>
          </w:tcPr>
          <w:p w14:paraId="66A21AF5" w14:textId="77777777" w:rsidR="004F2EE9" w:rsidRPr="009F59B1" w:rsidRDefault="004F2EE9" w:rsidP="000A74C7">
            <w:pPr>
              <w:shd w:val="clear" w:color="auto" w:fill="FFFFFF"/>
              <w:ind w:right="144"/>
              <w:jc w:val="right"/>
            </w:pPr>
            <w:r w:rsidRPr="008A3AD8">
              <w:rPr>
                <w:szCs w:val="18"/>
              </w:rPr>
              <w:t>3,522,000</w:t>
            </w:r>
          </w:p>
        </w:tc>
        <w:tc>
          <w:tcPr>
            <w:tcW w:w="1213" w:type="dxa"/>
            <w:tcBorders>
              <w:top w:val="nil"/>
              <w:left w:val="nil"/>
              <w:bottom w:val="nil"/>
              <w:right w:val="nil"/>
            </w:tcBorders>
            <w:shd w:val="clear" w:color="auto" w:fill="FFFFFF"/>
            <w:vAlign w:val="bottom"/>
          </w:tcPr>
          <w:p w14:paraId="66A21AF6" w14:textId="77777777" w:rsidR="004F2EE9" w:rsidRPr="009F59B1" w:rsidRDefault="004F2EE9" w:rsidP="000A74C7">
            <w:pPr>
              <w:shd w:val="clear" w:color="auto" w:fill="FFFFFF"/>
              <w:ind w:right="144"/>
              <w:jc w:val="right"/>
            </w:pPr>
            <w:r w:rsidRPr="008A3AD8">
              <w:rPr>
                <w:szCs w:val="18"/>
              </w:rPr>
              <w:t>3,926,633</w:t>
            </w:r>
          </w:p>
        </w:tc>
      </w:tr>
      <w:tr w:rsidR="004F2EE9" w:rsidRPr="009F59B1" w14:paraId="66A21AFC" w14:textId="77777777" w:rsidTr="00F2277B">
        <w:trPr>
          <w:trHeight w:val="20"/>
          <w:jc w:val="center"/>
        </w:trPr>
        <w:tc>
          <w:tcPr>
            <w:tcW w:w="5220" w:type="dxa"/>
            <w:tcBorders>
              <w:left w:val="nil"/>
              <w:bottom w:val="nil"/>
              <w:right w:val="nil"/>
            </w:tcBorders>
            <w:shd w:val="clear" w:color="auto" w:fill="FFFFFF"/>
          </w:tcPr>
          <w:p w14:paraId="66A21AF8" w14:textId="77777777" w:rsidR="004F2EE9" w:rsidRPr="009F59B1" w:rsidRDefault="004F2EE9" w:rsidP="00F2277B">
            <w:pPr>
              <w:shd w:val="clear" w:color="auto" w:fill="FFFFFF"/>
              <w:tabs>
                <w:tab w:val="left" w:leader="dot" w:pos="5040"/>
              </w:tabs>
              <w:spacing w:before="120"/>
              <w:jc w:val="both"/>
            </w:pPr>
            <w:r w:rsidRPr="008A3AD8">
              <w:rPr>
                <w:b/>
                <w:bCs/>
                <w:szCs w:val="18"/>
              </w:rPr>
              <w:t>4.</w:t>
            </w:r>
            <w:r w:rsidRPr="008A3AD8">
              <w:rPr>
                <w:rFonts w:eastAsia="Times New Roman"/>
                <w:b/>
                <w:bCs/>
                <w:szCs w:val="18"/>
              </w:rPr>
              <w:t>—Plant and Equipment—Departmental—</w:t>
            </w:r>
          </w:p>
        </w:tc>
        <w:tc>
          <w:tcPr>
            <w:tcW w:w="1350" w:type="dxa"/>
            <w:tcBorders>
              <w:top w:val="single" w:sz="6" w:space="0" w:color="auto"/>
              <w:left w:val="nil"/>
              <w:bottom w:val="nil"/>
              <w:right w:val="single" w:sz="6" w:space="0" w:color="auto"/>
            </w:tcBorders>
            <w:shd w:val="clear" w:color="auto" w:fill="FFFFFF"/>
            <w:vAlign w:val="bottom"/>
          </w:tcPr>
          <w:p w14:paraId="66A21AF9" w14:textId="77777777" w:rsidR="004F2EE9" w:rsidRPr="009F59B1" w:rsidRDefault="004F2EE9" w:rsidP="000A74C7">
            <w:pPr>
              <w:shd w:val="clear" w:color="auto" w:fill="FFFFFF"/>
              <w:ind w:right="144"/>
              <w:jc w:val="right"/>
            </w:pPr>
          </w:p>
        </w:tc>
        <w:tc>
          <w:tcPr>
            <w:tcW w:w="1246" w:type="dxa"/>
            <w:tcBorders>
              <w:top w:val="nil"/>
              <w:left w:val="single" w:sz="6" w:space="0" w:color="auto"/>
              <w:bottom w:val="nil"/>
              <w:right w:val="nil"/>
            </w:tcBorders>
            <w:shd w:val="clear" w:color="auto" w:fill="FFFFFF"/>
            <w:vAlign w:val="bottom"/>
          </w:tcPr>
          <w:p w14:paraId="66A21AFA" w14:textId="77777777" w:rsidR="004F2EE9" w:rsidRPr="009F59B1" w:rsidRDefault="004F2EE9" w:rsidP="000A74C7">
            <w:pPr>
              <w:shd w:val="clear" w:color="auto" w:fill="FFFFFF"/>
              <w:ind w:right="144"/>
              <w:jc w:val="right"/>
            </w:pPr>
          </w:p>
        </w:tc>
        <w:tc>
          <w:tcPr>
            <w:tcW w:w="1213" w:type="dxa"/>
            <w:tcBorders>
              <w:top w:val="nil"/>
              <w:left w:val="nil"/>
              <w:bottom w:val="nil"/>
              <w:right w:val="nil"/>
            </w:tcBorders>
            <w:shd w:val="clear" w:color="auto" w:fill="FFFFFF"/>
            <w:vAlign w:val="bottom"/>
          </w:tcPr>
          <w:p w14:paraId="66A21AFB" w14:textId="77777777" w:rsidR="004F2EE9" w:rsidRPr="009F59B1" w:rsidRDefault="004F2EE9" w:rsidP="000A74C7">
            <w:pPr>
              <w:shd w:val="clear" w:color="auto" w:fill="FFFFFF"/>
              <w:ind w:right="144"/>
              <w:jc w:val="right"/>
            </w:pPr>
          </w:p>
        </w:tc>
      </w:tr>
      <w:tr w:rsidR="004F2EE9" w:rsidRPr="009F59B1" w14:paraId="66A21B01" w14:textId="77777777" w:rsidTr="00F2277B">
        <w:trPr>
          <w:trHeight w:val="20"/>
          <w:jc w:val="center"/>
        </w:trPr>
        <w:tc>
          <w:tcPr>
            <w:tcW w:w="5220" w:type="dxa"/>
            <w:tcBorders>
              <w:top w:val="nil"/>
              <w:left w:val="nil"/>
              <w:right w:val="nil"/>
            </w:tcBorders>
            <w:shd w:val="clear" w:color="auto" w:fill="FFFFFF"/>
          </w:tcPr>
          <w:p w14:paraId="66A21AFD" w14:textId="77777777" w:rsidR="004F2EE9" w:rsidRPr="00772F44" w:rsidRDefault="00772F44" w:rsidP="00772F44">
            <w:pPr>
              <w:shd w:val="clear" w:color="auto" w:fill="FFFFFF"/>
              <w:tabs>
                <w:tab w:val="left" w:leader="dot" w:pos="5040"/>
              </w:tabs>
              <w:ind w:left="120"/>
              <w:jc w:val="both"/>
            </w:pPr>
            <w:r w:rsidRPr="00772F44">
              <w:t>01. General services</w:t>
            </w:r>
            <w:r>
              <w:tab/>
            </w:r>
          </w:p>
        </w:tc>
        <w:tc>
          <w:tcPr>
            <w:tcW w:w="1350" w:type="dxa"/>
            <w:tcBorders>
              <w:top w:val="nil"/>
              <w:left w:val="nil"/>
              <w:bottom w:val="nil"/>
              <w:right w:val="single" w:sz="6" w:space="0" w:color="auto"/>
            </w:tcBorders>
            <w:shd w:val="clear" w:color="auto" w:fill="FFFFFF"/>
            <w:vAlign w:val="bottom"/>
          </w:tcPr>
          <w:p w14:paraId="66A21AFE" w14:textId="77777777" w:rsidR="004F2EE9" w:rsidRPr="009F59B1" w:rsidRDefault="004F2EE9" w:rsidP="000A74C7">
            <w:pPr>
              <w:shd w:val="clear" w:color="auto" w:fill="FFFFFF"/>
              <w:ind w:right="144"/>
              <w:jc w:val="right"/>
            </w:pPr>
            <w:r w:rsidRPr="008A3AD8">
              <w:rPr>
                <w:szCs w:val="18"/>
              </w:rPr>
              <w:t>487,900</w:t>
            </w:r>
          </w:p>
        </w:tc>
        <w:tc>
          <w:tcPr>
            <w:tcW w:w="1246" w:type="dxa"/>
            <w:tcBorders>
              <w:top w:val="nil"/>
              <w:left w:val="single" w:sz="6" w:space="0" w:color="auto"/>
              <w:bottom w:val="nil"/>
              <w:right w:val="nil"/>
            </w:tcBorders>
            <w:shd w:val="clear" w:color="auto" w:fill="FFFFFF"/>
            <w:vAlign w:val="bottom"/>
          </w:tcPr>
          <w:p w14:paraId="66A21AFF" w14:textId="77777777" w:rsidR="004F2EE9" w:rsidRPr="009F59B1" w:rsidRDefault="004F2EE9" w:rsidP="000A74C7">
            <w:pPr>
              <w:shd w:val="clear" w:color="auto" w:fill="FFFFFF"/>
              <w:ind w:right="144"/>
              <w:jc w:val="right"/>
            </w:pPr>
            <w:r w:rsidRPr="008A3AD8">
              <w:rPr>
                <w:szCs w:val="18"/>
              </w:rPr>
              <w:t>3,754,075</w:t>
            </w:r>
          </w:p>
        </w:tc>
        <w:tc>
          <w:tcPr>
            <w:tcW w:w="1213" w:type="dxa"/>
            <w:tcBorders>
              <w:top w:val="nil"/>
              <w:left w:val="nil"/>
              <w:bottom w:val="nil"/>
              <w:right w:val="nil"/>
            </w:tcBorders>
            <w:shd w:val="clear" w:color="auto" w:fill="FFFFFF"/>
            <w:vAlign w:val="bottom"/>
          </w:tcPr>
          <w:p w14:paraId="66A21B00" w14:textId="77777777" w:rsidR="004F2EE9" w:rsidRPr="009F59B1" w:rsidRDefault="004F2EE9" w:rsidP="000A74C7">
            <w:pPr>
              <w:shd w:val="clear" w:color="auto" w:fill="FFFFFF"/>
              <w:ind w:right="144"/>
              <w:jc w:val="right"/>
            </w:pPr>
            <w:r w:rsidRPr="008A3AD8">
              <w:rPr>
                <w:szCs w:val="18"/>
              </w:rPr>
              <w:t>1,765,769</w:t>
            </w:r>
          </w:p>
        </w:tc>
      </w:tr>
      <w:tr w:rsidR="004F2EE9" w:rsidRPr="009F59B1" w14:paraId="66A21B06" w14:textId="77777777" w:rsidTr="00F2277B">
        <w:trPr>
          <w:trHeight w:val="20"/>
          <w:jc w:val="center"/>
        </w:trPr>
        <w:tc>
          <w:tcPr>
            <w:tcW w:w="5220" w:type="dxa"/>
            <w:tcBorders>
              <w:left w:val="nil"/>
              <w:bottom w:val="nil"/>
              <w:right w:val="nil"/>
            </w:tcBorders>
            <w:shd w:val="clear" w:color="auto" w:fill="FFFFFF"/>
          </w:tcPr>
          <w:p w14:paraId="66A21B02" w14:textId="77777777" w:rsidR="004F2EE9" w:rsidRPr="009F59B1" w:rsidRDefault="004F2EE9" w:rsidP="00A75550">
            <w:pPr>
              <w:shd w:val="clear" w:color="auto" w:fill="FFFFFF"/>
              <w:tabs>
                <w:tab w:val="left" w:leader="dot" w:pos="5040"/>
              </w:tabs>
              <w:ind w:left="120"/>
              <w:jc w:val="both"/>
            </w:pPr>
            <w:r w:rsidRPr="008A3AD8">
              <w:rPr>
                <w:szCs w:val="18"/>
              </w:rPr>
              <w:t>07. Overseas Property Office</w:t>
            </w:r>
            <w:r w:rsidR="00F2277B">
              <w:rPr>
                <w:szCs w:val="18"/>
              </w:rPr>
              <w:tab/>
            </w:r>
          </w:p>
        </w:tc>
        <w:tc>
          <w:tcPr>
            <w:tcW w:w="1350" w:type="dxa"/>
            <w:tcBorders>
              <w:top w:val="nil"/>
              <w:left w:val="nil"/>
              <w:bottom w:val="nil"/>
              <w:right w:val="single" w:sz="6" w:space="0" w:color="auto"/>
            </w:tcBorders>
            <w:shd w:val="clear" w:color="auto" w:fill="FFFFFF"/>
            <w:vAlign w:val="bottom"/>
          </w:tcPr>
          <w:p w14:paraId="66A21B03" w14:textId="77777777" w:rsidR="004F2EE9" w:rsidRPr="009F59B1" w:rsidRDefault="004F2EE9" w:rsidP="000A74C7">
            <w:pPr>
              <w:shd w:val="clear" w:color="auto" w:fill="FFFFFF"/>
              <w:ind w:right="144"/>
              <w:jc w:val="right"/>
            </w:pPr>
            <w:r w:rsidRPr="008A3AD8">
              <w:rPr>
                <w:szCs w:val="18"/>
              </w:rPr>
              <w:t>255,000</w:t>
            </w:r>
          </w:p>
        </w:tc>
        <w:tc>
          <w:tcPr>
            <w:tcW w:w="1246" w:type="dxa"/>
            <w:tcBorders>
              <w:top w:val="nil"/>
              <w:left w:val="single" w:sz="6" w:space="0" w:color="auto"/>
              <w:bottom w:val="nil"/>
              <w:right w:val="nil"/>
            </w:tcBorders>
            <w:shd w:val="clear" w:color="auto" w:fill="FFFFFF"/>
            <w:vAlign w:val="bottom"/>
          </w:tcPr>
          <w:p w14:paraId="66A21B04" w14:textId="77777777" w:rsidR="004F2EE9" w:rsidRPr="009F59B1" w:rsidRDefault="004F2EE9" w:rsidP="000A74C7">
            <w:pPr>
              <w:shd w:val="clear" w:color="auto" w:fill="FFFFFF"/>
              <w:ind w:right="144"/>
              <w:jc w:val="right"/>
            </w:pPr>
            <w:r w:rsidRPr="008A3AD8">
              <w:rPr>
                <w:szCs w:val="18"/>
              </w:rPr>
              <w:t>1,240,000</w:t>
            </w:r>
          </w:p>
        </w:tc>
        <w:tc>
          <w:tcPr>
            <w:tcW w:w="1213" w:type="dxa"/>
            <w:tcBorders>
              <w:top w:val="nil"/>
              <w:left w:val="nil"/>
              <w:bottom w:val="nil"/>
              <w:right w:val="nil"/>
            </w:tcBorders>
            <w:shd w:val="clear" w:color="auto" w:fill="FFFFFF"/>
            <w:vAlign w:val="bottom"/>
          </w:tcPr>
          <w:p w14:paraId="66A21B05" w14:textId="77777777" w:rsidR="004F2EE9" w:rsidRPr="009F59B1" w:rsidRDefault="004F2EE9" w:rsidP="000A74C7">
            <w:pPr>
              <w:shd w:val="clear" w:color="auto" w:fill="FFFFFF"/>
              <w:ind w:right="144"/>
              <w:jc w:val="right"/>
            </w:pPr>
            <w:r w:rsidRPr="008A3AD8">
              <w:rPr>
                <w:szCs w:val="18"/>
              </w:rPr>
              <w:t>1,536,643</w:t>
            </w:r>
          </w:p>
        </w:tc>
      </w:tr>
      <w:tr w:rsidR="004F2EE9" w:rsidRPr="009F59B1" w14:paraId="66A21B0B" w14:textId="77777777" w:rsidTr="00F2277B">
        <w:trPr>
          <w:trHeight w:val="20"/>
          <w:jc w:val="center"/>
        </w:trPr>
        <w:tc>
          <w:tcPr>
            <w:tcW w:w="5220" w:type="dxa"/>
            <w:tcBorders>
              <w:top w:val="nil"/>
              <w:left w:val="nil"/>
              <w:right w:val="nil"/>
            </w:tcBorders>
            <w:shd w:val="clear" w:color="auto" w:fill="FFFFFF"/>
          </w:tcPr>
          <w:p w14:paraId="66A21B07" w14:textId="77777777" w:rsidR="004F2EE9" w:rsidRPr="009F59B1" w:rsidRDefault="004F2EE9" w:rsidP="00A75550">
            <w:pPr>
              <w:shd w:val="clear" w:color="auto" w:fill="FFFFFF"/>
              <w:tabs>
                <w:tab w:val="left" w:leader="dot" w:pos="5040"/>
              </w:tabs>
              <w:ind w:left="110"/>
              <w:jc w:val="both"/>
            </w:pPr>
            <w:r w:rsidRPr="008A3AD8">
              <w:rPr>
                <w:szCs w:val="18"/>
              </w:rPr>
              <w:t>08. Australian Bureau of Criminal Intelligence</w:t>
            </w:r>
            <w:r w:rsidR="00F2277B">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B08" w14:textId="77777777" w:rsidR="004F2EE9" w:rsidRPr="009F59B1" w:rsidRDefault="004F2EE9" w:rsidP="000A74C7">
            <w:pPr>
              <w:shd w:val="clear" w:color="auto" w:fill="FFFFFF"/>
              <w:ind w:right="144"/>
              <w:jc w:val="right"/>
            </w:pPr>
            <w:r w:rsidRPr="008A3AD8">
              <w:rPr>
                <w:szCs w:val="18"/>
              </w:rPr>
              <w:t>18,000</w:t>
            </w:r>
          </w:p>
        </w:tc>
        <w:tc>
          <w:tcPr>
            <w:tcW w:w="1246" w:type="dxa"/>
            <w:tcBorders>
              <w:top w:val="nil"/>
              <w:left w:val="single" w:sz="6" w:space="0" w:color="auto"/>
              <w:bottom w:val="nil"/>
              <w:right w:val="nil"/>
            </w:tcBorders>
            <w:shd w:val="clear" w:color="auto" w:fill="FFFFFF"/>
            <w:vAlign w:val="bottom"/>
          </w:tcPr>
          <w:p w14:paraId="66A21B09" w14:textId="77777777" w:rsidR="004F2EE9" w:rsidRPr="009F59B1" w:rsidRDefault="004F2EE9" w:rsidP="000A74C7">
            <w:pPr>
              <w:shd w:val="clear" w:color="auto" w:fill="FFFFFF"/>
              <w:ind w:right="144"/>
              <w:jc w:val="right"/>
            </w:pPr>
            <w:r w:rsidRPr="009F59B1">
              <w:t>..</w:t>
            </w:r>
          </w:p>
        </w:tc>
        <w:tc>
          <w:tcPr>
            <w:tcW w:w="1213" w:type="dxa"/>
            <w:tcBorders>
              <w:top w:val="nil"/>
              <w:left w:val="nil"/>
              <w:bottom w:val="nil"/>
              <w:right w:val="nil"/>
            </w:tcBorders>
            <w:shd w:val="clear" w:color="auto" w:fill="FFFFFF"/>
            <w:vAlign w:val="bottom"/>
          </w:tcPr>
          <w:p w14:paraId="66A21B0A" w14:textId="77777777" w:rsidR="004F2EE9" w:rsidRPr="009F59B1" w:rsidRDefault="004F2EE9" w:rsidP="000A74C7">
            <w:pPr>
              <w:shd w:val="clear" w:color="auto" w:fill="FFFFFF"/>
              <w:ind w:right="144"/>
              <w:jc w:val="right"/>
            </w:pPr>
            <w:r w:rsidRPr="009F59B1">
              <w:t>..</w:t>
            </w:r>
          </w:p>
        </w:tc>
      </w:tr>
      <w:tr w:rsidR="004F2EE9" w:rsidRPr="009F59B1" w14:paraId="66A21B10" w14:textId="77777777" w:rsidTr="00F2277B">
        <w:trPr>
          <w:trHeight w:val="20"/>
          <w:jc w:val="center"/>
        </w:trPr>
        <w:tc>
          <w:tcPr>
            <w:tcW w:w="5220" w:type="dxa"/>
            <w:tcBorders>
              <w:left w:val="nil"/>
              <w:right w:val="nil"/>
            </w:tcBorders>
            <w:shd w:val="clear" w:color="auto" w:fill="FFFFFF"/>
          </w:tcPr>
          <w:p w14:paraId="66A21B0C" w14:textId="77777777" w:rsidR="004F2EE9" w:rsidRPr="009F59B1" w:rsidRDefault="004F2EE9" w:rsidP="00A75550">
            <w:pPr>
              <w:shd w:val="clear" w:color="auto" w:fill="FFFFFF"/>
              <w:tabs>
                <w:tab w:val="left" w:leader="dot" w:pos="5040"/>
              </w:tabs>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B0D" w14:textId="77777777" w:rsidR="004F2EE9" w:rsidRPr="009F59B1" w:rsidRDefault="004F2EE9" w:rsidP="000A74C7">
            <w:pPr>
              <w:shd w:val="clear" w:color="auto" w:fill="FFFFFF"/>
              <w:ind w:right="144"/>
              <w:jc w:val="right"/>
            </w:pPr>
            <w:r w:rsidRPr="008A3AD8">
              <w:rPr>
                <w:szCs w:val="18"/>
              </w:rPr>
              <w:t>760,900</w:t>
            </w:r>
          </w:p>
        </w:tc>
        <w:tc>
          <w:tcPr>
            <w:tcW w:w="1246" w:type="dxa"/>
            <w:tcBorders>
              <w:top w:val="nil"/>
              <w:left w:val="single" w:sz="6" w:space="0" w:color="auto"/>
              <w:bottom w:val="nil"/>
              <w:right w:val="nil"/>
            </w:tcBorders>
            <w:shd w:val="clear" w:color="auto" w:fill="FFFFFF"/>
            <w:vAlign w:val="bottom"/>
          </w:tcPr>
          <w:p w14:paraId="66A21B0E" w14:textId="77777777" w:rsidR="004F2EE9" w:rsidRPr="009F59B1" w:rsidRDefault="004F2EE9" w:rsidP="000A74C7">
            <w:pPr>
              <w:shd w:val="clear" w:color="auto" w:fill="FFFFFF"/>
              <w:ind w:right="144"/>
              <w:jc w:val="right"/>
            </w:pPr>
          </w:p>
        </w:tc>
        <w:tc>
          <w:tcPr>
            <w:tcW w:w="1213" w:type="dxa"/>
            <w:tcBorders>
              <w:top w:val="nil"/>
              <w:left w:val="nil"/>
              <w:bottom w:val="nil"/>
              <w:right w:val="nil"/>
            </w:tcBorders>
            <w:shd w:val="clear" w:color="auto" w:fill="FFFFFF"/>
            <w:vAlign w:val="bottom"/>
          </w:tcPr>
          <w:p w14:paraId="66A21B0F" w14:textId="77777777" w:rsidR="004F2EE9" w:rsidRPr="009F59B1" w:rsidRDefault="004F2EE9" w:rsidP="000A74C7">
            <w:pPr>
              <w:shd w:val="clear" w:color="auto" w:fill="FFFFFF"/>
              <w:ind w:right="144"/>
              <w:jc w:val="right"/>
            </w:pPr>
          </w:p>
        </w:tc>
      </w:tr>
      <w:tr w:rsidR="004F2EE9" w:rsidRPr="009F59B1" w14:paraId="66A21B15" w14:textId="77777777" w:rsidTr="00F2277B">
        <w:trPr>
          <w:trHeight w:val="20"/>
          <w:jc w:val="center"/>
        </w:trPr>
        <w:tc>
          <w:tcPr>
            <w:tcW w:w="5220" w:type="dxa"/>
            <w:tcBorders>
              <w:left w:val="nil"/>
              <w:bottom w:val="nil"/>
              <w:right w:val="nil"/>
            </w:tcBorders>
            <w:shd w:val="clear" w:color="auto" w:fill="FFFFFF"/>
          </w:tcPr>
          <w:p w14:paraId="66A21B11" w14:textId="77777777" w:rsidR="004F2EE9" w:rsidRPr="009F59B1" w:rsidRDefault="004F2EE9" w:rsidP="001069BC">
            <w:pPr>
              <w:shd w:val="clear" w:color="auto" w:fill="FFFFFF"/>
              <w:tabs>
                <w:tab w:val="left" w:leader="dot" w:pos="5040"/>
              </w:tabs>
              <w:spacing w:before="120"/>
              <w:pPrChange w:id="5" w:author="Proof Communications" w:date="2020-04-27T12:41:00Z">
                <w:pPr>
                  <w:shd w:val="clear" w:color="auto" w:fill="FFFFFF"/>
                  <w:tabs>
                    <w:tab w:val="left" w:leader="dot" w:pos="5040"/>
                  </w:tabs>
                  <w:spacing w:before="120"/>
                  <w:jc w:val="both"/>
                </w:pPr>
              </w:pPrChange>
            </w:pPr>
            <w:r w:rsidRPr="008A3AD8">
              <w:rPr>
                <w:b/>
                <w:bCs/>
                <w:szCs w:val="18"/>
              </w:rPr>
              <w:t>5.</w:t>
            </w:r>
            <w:r w:rsidRPr="008A3AD8">
              <w:rPr>
                <w:rFonts w:eastAsia="Times New Roman"/>
                <w:b/>
                <w:bCs/>
                <w:szCs w:val="18"/>
              </w:rPr>
              <w:t>—Commonwealth Accommodation and Catering Services Limited—Buildings, Works, Plant and Equipment—</w:t>
            </w:r>
          </w:p>
        </w:tc>
        <w:tc>
          <w:tcPr>
            <w:tcW w:w="1350" w:type="dxa"/>
            <w:tcBorders>
              <w:top w:val="single" w:sz="6" w:space="0" w:color="auto"/>
              <w:left w:val="nil"/>
              <w:bottom w:val="nil"/>
              <w:right w:val="single" w:sz="6" w:space="0" w:color="auto"/>
            </w:tcBorders>
            <w:shd w:val="clear" w:color="auto" w:fill="FFFFFF"/>
            <w:vAlign w:val="bottom"/>
          </w:tcPr>
          <w:p w14:paraId="66A21B12" w14:textId="77777777" w:rsidR="004F2EE9" w:rsidRPr="009F59B1" w:rsidRDefault="004F2EE9" w:rsidP="000A74C7">
            <w:pPr>
              <w:shd w:val="clear" w:color="auto" w:fill="FFFFFF"/>
              <w:ind w:right="144"/>
              <w:jc w:val="right"/>
            </w:pPr>
          </w:p>
        </w:tc>
        <w:tc>
          <w:tcPr>
            <w:tcW w:w="1246" w:type="dxa"/>
            <w:tcBorders>
              <w:top w:val="nil"/>
              <w:left w:val="single" w:sz="6" w:space="0" w:color="auto"/>
              <w:bottom w:val="nil"/>
              <w:right w:val="nil"/>
            </w:tcBorders>
            <w:shd w:val="clear" w:color="auto" w:fill="FFFFFF"/>
            <w:vAlign w:val="bottom"/>
          </w:tcPr>
          <w:p w14:paraId="66A21B13" w14:textId="77777777" w:rsidR="004F2EE9" w:rsidRPr="009F59B1" w:rsidRDefault="004F2EE9" w:rsidP="000A74C7">
            <w:pPr>
              <w:shd w:val="clear" w:color="auto" w:fill="FFFFFF"/>
              <w:ind w:right="144"/>
              <w:jc w:val="right"/>
            </w:pPr>
          </w:p>
        </w:tc>
        <w:tc>
          <w:tcPr>
            <w:tcW w:w="1213" w:type="dxa"/>
            <w:tcBorders>
              <w:top w:val="nil"/>
              <w:left w:val="nil"/>
              <w:bottom w:val="nil"/>
              <w:right w:val="nil"/>
            </w:tcBorders>
            <w:shd w:val="clear" w:color="auto" w:fill="FFFFFF"/>
            <w:vAlign w:val="bottom"/>
          </w:tcPr>
          <w:p w14:paraId="66A21B14" w14:textId="77777777" w:rsidR="004F2EE9" w:rsidRPr="009F59B1" w:rsidRDefault="004F2EE9" w:rsidP="000A74C7">
            <w:pPr>
              <w:shd w:val="clear" w:color="auto" w:fill="FFFFFF"/>
              <w:ind w:right="144"/>
              <w:jc w:val="right"/>
            </w:pPr>
          </w:p>
        </w:tc>
      </w:tr>
      <w:tr w:rsidR="004F2EE9" w:rsidRPr="009F59B1" w14:paraId="66A21B1A" w14:textId="77777777" w:rsidTr="00F2277B">
        <w:trPr>
          <w:trHeight w:val="20"/>
          <w:jc w:val="center"/>
        </w:trPr>
        <w:tc>
          <w:tcPr>
            <w:tcW w:w="5220" w:type="dxa"/>
            <w:tcBorders>
              <w:top w:val="nil"/>
              <w:left w:val="nil"/>
              <w:right w:val="nil"/>
            </w:tcBorders>
            <w:shd w:val="clear" w:color="auto" w:fill="FFFFFF"/>
          </w:tcPr>
          <w:p w14:paraId="66A21B16" w14:textId="77777777" w:rsidR="004F2EE9" w:rsidRPr="009F59B1" w:rsidRDefault="004F2EE9" w:rsidP="00A75550">
            <w:pPr>
              <w:shd w:val="clear" w:color="auto" w:fill="FFFFFF"/>
              <w:tabs>
                <w:tab w:val="left" w:leader="dot" w:pos="5040"/>
              </w:tabs>
              <w:ind w:left="125"/>
              <w:jc w:val="both"/>
            </w:pPr>
            <w:r w:rsidRPr="008A3AD8">
              <w:rPr>
                <w:szCs w:val="18"/>
              </w:rPr>
              <w:t>02. Commonwealth Food Services</w:t>
            </w:r>
            <w:r w:rsidR="00F2277B">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B17" w14:textId="77777777" w:rsidR="004F2EE9" w:rsidRPr="009F59B1" w:rsidRDefault="004F2EE9" w:rsidP="000A74C7">
            <w:pPr>
              <w:shd w:val="clear" w:color="auto" w:fill="FFFFFF"/>
              <w:ind w:right="144"/>
              <w:jc w:val="right"/>
            </w:pPr>
            <w:r w:rsidRPr="008A3AD8">
              <w:rPr>
                <w:szCs w:val="18"/>
              </w:rPr>
              <w:t>10,600</w:t>
            </w:r>
          </w:p>
        </w:tc>
        <w:tc>
          <w:tcPr>
            <w:tcW w:w="1246" w:type="dxa"/>
            <w:tcBorders>
              <w:top w:val="nil"/>
              <w:left w:val="single" w:sz="6" w:space="0" w:color="auto"/>
              <w:bottom w:val="nil"/>
              <w:right w:val="nil"/>
            </w:tcBorders>
            <w:shd w:val="clear" w:color="auto" w:fill="FFFFFF"/>
            <w:vAlign w:val="bottom"/>
          </w:tcPr>
          <w:p w14:paraId="66A21B18" w14:textId="77777777" w:rsidR="004F2EE9" w:rsidRPr="009F59B1" w:rsidRDefault="004F2EE9" w:rsidP="000A74C7">
            <w:pPr>
              <w:shd w:val="clear" w:color="auto" w:fill="FFFFFF"/>
              <w:ind w:right="144"/>
              <w:jc w:val="right"/>
            </w:pPr>
            <w:r w:rsidRPr="008A3AD8">
              <w:rPr>
                <w:szCs w:val="18"/>
              </w:rPr>
              <w:t>100,000</w:t>
            </w:r>
          </w:p>
        </w:tc>
        <w:tc>
          <w:tcPr>
            <w:tcW w:w="1213" w:type="dxa"/>
            <w:tcBorders>
              <w:top w:val="nil"/>
              <w:left w:val="nil"/>
              <w:bottom w:val="nil"/>
              <w:right w:val="nil"/>
            </w:tcBorders>
            <w:shd w:val="clear" w:color="auto" w:fill="FFFFFF"/>
            <w:vAlign w:val="bottom"/>
          </w:tcPr>
          <w:p w14:paraId="66A21B19" w14:textId="77777777" w:rsidR="004F2EE9" w:rsidRPr="009F59B1" w:rsidRDefault="004F2EE9" w:rsidP="000A74C7">
            <w:pPr>
              <w:shd w:val="clear" w:color="auto" w:fill="FFFFFF"/>
              <w:ind w:right="144"/>
              <w:jc w:val="right"/>
            </w:pPr>
            <w:r w:rsidRPr="008A3AD8">
              <w:rPr>
                <w:szCs w:val="18"/>
              </w:rPr>
              <w:t>68,200</w:t>
            </w:r>
          </w:p>
        </w:tc>
      </w:tr>
      <w:tr w:rsidR="004F2EE9" w:rsidRPr="009F59B1" w14:paraId="66A21B1F" w14:textId="77777777" w:rsidTr="00F2277B">
        <w:trPr>
          <w:trHeight w:val="20"/>
          <w:jc w:val="center"/>
        </w:trPr>
        <w:tc>
          <w:tcPr>
            <w:tcW w:w="5220" w:type="dxa"/>
            <w:tcBorders>
              <w:left w:val="nil"/>
              <w:right w:val="nil"/>
            </w:tcBorders>
            <w:shd w:val="clear" w:color="auto" w:fill="FFFFFF"/>
          </w:tcPr>
          <w:p w14:paraId="66A21B1B" w14:textId="77777777" w:rsidR="004F2EE9" w:rsidRPr="009F59B1" w:rsidRDefault="00F2277B" w:rsidP="00F2277B">
            <w:pPr>
              <w:shd w:val="clear" w:color="auto" w:fill="FFFFFF"/>
              <w:tabs>
                <w:tab w:val="left" w:leader="dot" w:pos="504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817</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B1C" w14:textId="77777777" w:rsidR="004F2EE9" w:rsidRPr="009F59B1" w:rsidRDefault="004F2EE9" w:rsidP="000A74C7">
            <w:pPr>
              <w:shd w:val="clear" w:color="auto" w:fill="FFFFFF"/>
              <w:ind w:right="144"/>
              <w:jc w:val="right"/>
            </w:pPr>
            <w:r w:rsidRPr="008A3AD8">
              <w:rPr>
                <w:b/>
                <w:bCs/>
                <w:szCs w:val="18"/>
              </w:rPr>
              <w:t>863,500</w:t>
            </w:r>
          </w:p>
        </w:tc>
        <w:tc>
          <w:tcPr>
            <w:tcW w:w="1246" w:type="dxa"/>
            <w:tcBorders>
              <w:top w:val="nil"/>
              <w:left w:val="single" w:sz="6" w:space="0" w:color="auto"/>
              <w:bottom w:val="nil"/>
              <w:right w:val="nil"/>
            </w:tcBorders>
            <w:shd w:val="clear" w:color="auto" w:fill="FFFFFF"/>
            <w:vAlign w:val="bottom"/>
          </w:tcPr>
          <w:p w14:paraId="66A21B1D" w14:textId="77777777" w:rsidR="004F2EE9" w:rsidRPr="009F59B1" w:rsidRDefault="004F2EE9" w:rsidP="000A74C7">
            <w:pPr>
              <w:shd w:val="clear" w:color="auto" w:fill="FFFFFF"/>
              <w:ind w:right="144"/>
              <w:jc w:val="right"/>
            </w:pPr>
          </w:p>
        </w:tc>
        <w:tc>
          <w:tcPr>
            <w:tcW w:w="1213" w:type="dxa"/>
            <w:tcBorders>
              <w:top w:val="nil"/>
              <w:left w:val="nil"/>
              <w:bottom w:val="nil"/>
              <w:right w:val="nil"/>
            </w:tcBorders>
            <w:shd w:val="clear" w:color="auto" w:fill="FFFFFF"/>
            <w:vAlign w:val="bottom"/>
          </w:tcPr>
          <w:p w14:paraId="66A21B1E" w14:textId="77777777" w:rsidR="004F2EE9" w:rsidRPr="009F59B1" w:rsidRDefault="004F2EE9" w:rsidP="000A74C7">
            <w:pPr>
              <w:shd w:val="clear" w:color="auto" w:fill="FFFFFF"/>
              <w:ind w:right="144"/>
              <w:jc w:val="right"/>
            </w:pPr>
          </w:p>
        </w:tc>
      </w:tr>
    </w:tbl>
    <w:p w14:paraId="66A21B20" w14:textId="77777777" w:rsidR="004F2EE9" w:rsidRPr="009F59B1" w:rsidRDefault="009F59B1" w:rsidP="00D3084C">
      <w:pPr>
        <w:shd w:val="clear" w:color="auto" w:fill="FFFFFF"/>
        <w:tabs>
          <w:tab w:val="left" w:leader="dot" w:pos="5040"/>
        </w:tabs>
        <w:spacing w:after="120"/>
        <w:jc w:val="center"/>
      </w:pPr>
      <w:r w:rsidRPr="009F59B1">
        <w:br w:type="page"/>
      </w:r>
      <w:r w:rsidR="004F2EE9" w:rsidRPr="008A3AD8">
        <w:rPr>
          <w:i/>
          <w:iCs/>
          <w:szCs w:val="18"/>
        </w:rPr>
        <w:lastRenderedPageBreak/>
        <w:t>Departments and Services</w:t>
      </w:r>
      <w:r w:rsidR="004F2EE9" w:rsidRPr="008A3AD8">
        <w:rPr>
          <w:rFonts w:eastAsia="Times New Roman"/>
          <w:szCs w:val="18"/>
        </w:rPr>
        <w:t>—</w:t>
      </w:r>
      <w:r w:rsidR="004F2EE9" w:rsidRPr="008A3AD8">
        <w:rPr>
          <w:rFonts w:eastAsia="Times New Roman"/>
          <w:i/>
          <w:iCs/>
          <w:szCs w:val="18"/>
        </w:rPr>
        <w:t>continued</w:t>
      </w:r>
    </w:p>
    <w:p w14:paraId="66A21B21" w14:textId="77777777" w:rsidR="004F2EE9" w:rsidRPr="009F59B1" w:rsidRDefault="004F2EE9" w:rsidP="00D3084C">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49"/>
        <w:gridCol w:w="1232"/>
      </w:tblGrid>
      <w:tr w:rsidR="004F2EE9" w:rsidRPr="009F59B1" w14:paraId="66A21B25" w14:textId="77777777" w:rsidTr="00D3084C">
        <w:trPr>
          <w:trHeight w:val="20"/>
          <w:jc w:val="center"/>
        </w:trPr>
        <w:tc>
          <w:tcPr>
            <w:tcW w:w="5220" w:type="dxa"/>
            <w:tcBorders>
              <w:top w:val="single" w:sz="6" w:space="0" w:color="auto"/>
              <w:left w:val="nil"/>
              <w:bottom w:val="nil"/>
              <w:right w:val="nil"/>
            </w:tcBorders>
            <w:shd w:val="clear" w:color="auto" w:fill="FFFFFF"/>
          </w:tcPr>
          <w:p w14:paraId="66A21B22"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B23" w14:textId="77777777" w:rsidR="004F2EE9" w:rsidRPr="009F59B1" w:rsidRDefault="004F2EE9" w:rsidP="00D3084C">
            <w:pPr>
              <w:shd w:val="clear" w:color="auto" w:fill="FFFFFF"/>
              <w:tabs>
                <w:tab w:val="left" w:leader="dot" w:pos="5040"/>
              </w:tabs>
            </w:pPr>
          </w:p>
        </w:tc>
        <w:tc>
          <w:tcPr>
            <w:tcW w:w="2459" w:type="dxa"/>
            <w:gridSpan w:val="2"/>
            <w:tcBorders>
              <w:top w:val="single" w:sz="6" w:space="0" w:color="auto"/>
              <w:left w:val="single" w:sz="6" w:space="0" w:color="auto"/>
              <w:bottom w:val="single" w:sz="6" w:space="0" w:color="auto"/>
              <w:right w:val="nil"/>
            </w:tcBorders>
            <w:shd w:val="clear" w:color="auto" w:fill="FFFFFF"/>
          </w:tcPr>
          <w:p w14:paraId="66A21B24" w14:textId="77777777" w:rsidR="004F2EE9" w:rsidRPr="009F59B1" w:rsidRDefault="004F2EE9" w:rsidP="0091688F">
            <w:pPr>
              <w:shd w:val="clear" w:color="auto" w:fill="FFFFFF"/>
              <w:tabs>
                <w:tab w:val="left" w:leader="dot" w:pos="5040"/>
              </w:tabs>
              <w:ind w:left="96" w:firstLine="10"/>
            </w:pPr>
            <w:r w:rsidRPr="009F59B1">
              <w:t>Information with respect to previous appropriation and expenditure</w:t>
            </w:r>
          </w:p>
        </w:tc>
      </w:tr>
      <w:tr w:rsidR="004F2EE9" w:rsidRPr="009F59B1" w14:paraId="66A21B2A" w14:textId="77777777" w:rsidTr="00D3084C">
        <w:trPr>
          <w:trHeight w:val="20"/>
          <w:jc w:val="center"/>
        </w:trPr>
        <w:tc>
          <w:tcPr>
            <w:tcW w:w="5220" w:type="dxa"/>
            <w:tcBorders>
              <w:top w:val="nil"/>
              <w:left w:val="nil"/>
              <w:right w:val="nil"/>
            </w:tcBorders>
            <w:shd w:val="clear" w:color="auto" w:fill="FFFFFF"/>
          </w:tcPr>
          <w:p w14:paraId="66A21B26" w14:textId="77777777" w:rsidR="004F2EE9" w:rsidRPr="009F59B1" w:rsidRDefault="004F2EE9" w:rsidP="00D3084C">
            <w:pPr>
              <w:shd w:val="clear" w:color="auto" w:fill="FFFFFF"/>
              <w:tabs>
                <w:tab w:val="left" w:leader="dot" w:pos="5040"/>
              </w:tabs>
            </w:pPr>
          </w:p>
        </w:tc>
        <w:tc>
          <w:tcPr>
            <w:tcW w:w="1350" w:type="dxa"/>
            <w:tcBorders>
              <w:top w:val="nil"/>
              <w:left w:val="nil"/>
              <w:bottom w:val="single" w:sz="6" w:space="0" w:color="auto"/>
              <w:right w:val="single" w:sz="6" w:space="0" w:color="auto"/>
            </w:tcBorders>
            <w:shd w:val="clear" w:color="auto" w:fill="FFFFFF"/>
            <w:vAlign w:val="bottom"/>
          </w:tcPr>
          <w:p w14:paraId="66A21B27" w14:textId="77777777" w:rsidR="004F2EE9" w:rsidRPr="009F59B1" w:rsidRDefault="004F2EE9" w:rsidP="00D3084C">
            <w:pPr>
              <w:shd w:val="clear" w:color="auto" w:fill="FFFFFF"/>
              <w:tabs>
                <w:tab w:val="left" w:leader="dot" w:pos="5040"/>
              </w:tabs>
              <w:ind w:right="144"/>
              <w:jc w:val="right"/>
            </w:pPr>
            <w:r w:rsidRPr="009F59B1">
              <w:t>Additional appropriation for 1980-81</w:t>
            </w:r>
          </w:p>
        </w:tc>
        <w:tc>
          <w:tcPr>
            <w:tcW w:w="1238" w:type="dxa"/>
            <w:tcBorders>
              <w:top w:val="single" w:sz="6" w:space="0" w:color="auto"/>
              <w:left w:val="single" w:sz="6" w:space="0" w:color="auto"/>
              <w:bottom w:val="single" w:sz="6" w:space="0" w:color="auto"/>
              <w:right w:val="nil"/>
            </w:tcBorders>
            <w:shd w:val="clear" w:color="auto" w:fill="FFFFFF"/>
            <w:vAlign w:val="bottom"/>
          </w:tcPr>
          <w:p w14:paraId="66A21B28" w14:textId="77777777" w:rsidR="004F2EE9" w:rsidRPr="009F59B1" w:rsidRDefault="004F2EE9" w:rsidP="00D3084C">
            <w:pPr>
              <w:shd w:val="clear" w:color="auto" w:fill="FFFFFF"/>
              <w:tabs>
                <w:tab w:val="left" w:leader="dot" w:pos="5040"/>
              </w:tabs>
              <w:ind w:right="144"/>
              <w:jc w:val="right"/>
            </w:pPr>
            <w:r w:rsidRPr="009F59B1">
              <w:t>Appropriation made by Appropriation Act (No. 2) 1980-81</w:t>
            </w:r>
          </w:p>
        </w:tc>
        <w:tc>
          <w:tcPr>
            <w:tcW w:w="1221" w:type="dxa"/>
            <w:tcBorders>
              <w:top w:val="single" w:sz="6" w:space="0" w:color="auto"/>
              <w:left w:val="nil"/>
              <w:bottom w:val="single" w:sz="6" w:space="0" w:color="auto"/>
              <w:right w:val="nil"/>
            </w:tcBorders>
            <w:shd w:val="clear" w:color="auto" w:fill="FFFFFF"/>
            <w:vAlign w:val="bottom"/>
          </w:tcPr>
          <w:p w14:paraId="66A21B29" w14:textId="77777777" w:rsidR="004F2EE9" w:rsidRPr="009F59B1" w:rsidRDefault="004F2EE9" w:rsidP="00D3084C">
            <w:pPr>
              <w:shd w:val="clear" w:color="auto" w:fill="FFFFFF"/>
              <w:tabs>
                <w:tab w:val="left" w:leader="dot" w:pos="5040"/>
              </w:tabs>
              <w:ind w:right="144"/>
              <w:jc w:val="right"/>
            </w:pPr>
            <w:r w:rsidRPr="009F59B1">
              <w:t>Expenditure for 1979-80</w:t>
            </w:r>
          </w:p>
        </w:tc>
      </w:tr>
      <w:tr w:rsidR="004F2EE9" w:rsidRPr="009F59B1" w14:paraId="66A21B2F" w14:textId="77777777" w:rsidTr="00D3084C">
        <w:trPr>
          <w:trHeight w:val="20"/>
          <w:jc w:val="center"/>
        </w:trPr>
        <w:tc>
          <w:tcPr>
            <w:tcW w:w="5220" w:type="dxa"/>
            <w:tcBorders>
              <w:left w:val="nil"/>
              <w:bottom w:val="nil"/>
              <w:right w:val="nil"/>
            </w:tcBorders>
            <w:shd w:val="clear" w:color="auto" w:fill="FFFFFF"/>
          </w:tcPr>
          <w:p w14:paraId="66A21B2B"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B2C" w14:textId="77777777" w:rsidR="004F2EE9" w:rsidRPr="009F59B1" w:rsidRDefault="00657B62" w:rsidP="00D3084C">
            <w:pPr>
              <w:shd w:val="clear" w:color="auto" w:fill="FFFFFF"/>
              <w:tabs>
                <w:tab w:val="left" w:leader="dot" w:pos="5040"/>
              </w:tabs>
              <w:ind w:right="144"/>
              <w:jc w:val="right"/>
            </w:pPr>
            <w:r w:rsidRPr="00657B62">
              <w:t>$</w:t>
            </w:r>
          </w:p>
        </w:tc>
        <w:tc>
          <w:tcPr>
            <w:tcW w:w="1238" w:type="dxa"/>
            <w:tcBorders>
              <w:top w:val="single" w:sz="6" w:space="0" w:color="auto"/>
              <w:left w:val="single" w:sz="6" w:space="0" w:color="auto"/>
              <w:bottom w:val="nil"/>
              <w:right w:val="nil"/>
            </w:tcBorders>
            <w:shd w:val="clear" w:color="auto" w:fill="FFFFFF"/>
          </w:tcPr>
          <w:p w14:paraId="66A21B2D" w14:textId="77777777" w:rsidR="004F2EE9" w:rsidRPr="009F59B1" w:rsidRDefault="00657B62" w:rsidP="00D3084C">
            <w:pPr>
              <w:shd w:val="clear" w:color="auto" w:fill="FFFFFF"/>
              <w:tabs>
                <w:tab w:val="left" w:leader="dot" w:pos="5040"/>
              </w:tabs>
              <w:ind w:right="144"/>
              <w:jc w:val="right"/>
            </w:pPr>
            <w:r w:rsidRPr="00657B62">
              <w:t>$</w:t>
            </w:r>
          </w:p>
        </w:tc>
        <w:tc>
          <w:tcPr>
            <w:tcW w:w="1221" w:type="dxa"/>
            <w:tcBorders>
              <w:top w:val="single" w:sz="6" w:space="0" w:color="auto"/>
              <w:left w:val="nil"/>
              <w:bottom w:val="nil"/>
              <w:right w:val="nil"/>
            </w:tcBorders>
            <w:shd w:val="clear" w:color="auto" w:fill="FFFFFF"/>
          </w:tcPr>
          <w:p w14:paraId="66A21B2E" w14:textId="77777777" w:rsidR="004F2EE9" w:rsidRPr="009F59B1" w:rsidRDefault="00657B62" w:rsidP="00D3084C">
            <w:pPr>
              <w:shd w:val="clear" w:color="auto" w:fill="FFFFFF"/>
              <w:tabs>
                <w:tab w:val="left" w:leader="dot" w:pos="5040"/>
              </w:tabs>
              <w:ind w:right="144"/>
              <w:jc w:val="right"/>
            </w:pPr>
            <w:r w:rsidRPr="00657B62">
              <w:t>$</w:t>
            </w:r>
          </w:p>
        </w:tc>
      </w:tr>
      <w:tr w:rsidR="004F2EE9" w:rsidRPr="009F59B1" w14:paraId="66A21B34" w14:textId="77777777" w:rsidTr="00D3084C">
        <w:trPr>
          <w:trHeight w:val="20"/>
          <w:jc w:val="center"/>
        </w:trPr>
        <w:tc>
          <w:tcPr>
            <w:tcW w:w="5220" w:type="dxa"/>
            <w:tcBorders>
              <w:top w:val="nil"/>
              <w:left w:val="nil"/>
              <w:bottom w:val="nil"/>
              <w:right w:val="nil"/>
            </w:tcBorders>
            <w:shd w:val="clear" w:color="auto" w:fill="FFFFFF"/>
          </w:tcPr>
          <w:p w14:paraId="66A21B30" w14:textId="77777777" w:rsidR="004F2EE9" w:rsidRPr="009F59B1" w:rsidRDefault="004F2EE9" w:rsidP="00D3084C">
            <w:pPr>
              <w:shd w:val="clear" w:color="auto" w:fill="FFFFFF"/>
              <w:tabs>
                <w:tab w:val="left" w:leader="dot" w:pos="5040"/>
              </w:tabs>
              <w:jc w:val="both"/>
            </w:pPr>
            <w:r w:rsidRPr="009F59B1">
              <w:rPr>
                <w:i/>
                <w:iCs/>
              </w:rPr>
              <w:t>Department of Administrative Services</w:t>
            </w:r>
            <w:r w:rsidRPr="009F59B1">
              <w:rPr>
                <w:rFonts w:eastAsia="Times New Roman"/>
              </w:rPr>
              <w:t>—</w:t>
            </w:r>
            <w:r w:rsidRPr="009F59B1">
              <w:rPr>
                <w:rFonts w:eastAsia="Times New Roman"/>
                <w:i/>
                <w:iCs/>
              </w:rPr>
              <w:t>continued</w:t>
            </w:r>
          </w:p>
        </w:tc>
        <w:tc>
          <w:tcPr>
            <w:tcW w:w="1350" w:type="dxa"/>
            <w:tcBorders>
              <w:top w:val="nil"/>
              <w:left w:val="nil"/>
              <w:bottom w:val="nil"/>
              <w:right w:val="single" w:sz="6" w:space="0" w:color="auto"/>
            </w:tcBorders>
            <w:shd w:val="clear" w:color="auto" w:fill="FFFFFF"/>
            <w:vAlign w:val="bottom"/>
          </w:tcPr>
          <w:p w14:paraId="66A21B31" w14:textId="77777777" w:rsidR="004F2EE9" w:rsidRPr="009F59B1" w:rsidRDefault="004F2EE9" w:rsidP="00D3084C">
            <w:pPr>
              <w:shd w:val="clear" w:color="auto" w:fill="FFFFFF"/>
              <w:tabs>
                <w:tab w:val="left" w:leader="dot" w:pos="5040"/>
              </w:tabs>
              <w:ind w:right="144"/>
              <w:jc w:val="right"/>
            </w:pPr>
          </w:p>
        </w:tc>
        <w:tc>
          <w:tcPr>
            <w:tcW w:w="1238" w:type="dxa"/>
            <w:tcBorders>
              <w:top w:val="nil"/>
              <w:left w:val="single" w:sz="6" w:space="0" w:color="auto"/>
              <w:bottom w:val="nil"/>
              <w:right w:val="nil"/>
            </w:tcBorders>
            <w:shd w:val="clear" w:color="auto" w:fill="FFFFFF"/>
            <w:vAlign w:val="bottom"/>
          </w:tcPr>
          <w:p w14:paraId="66A21B32" w14:textId="77777777" w:rsidR="004F2EE9" w:rsidRPr="009F59B1" w:rsidRDefault="004F2EE9" w:rsidP="00D3084C">
            <w:pPr>
              <w:shd w:val="clear" w:color="auto" w:fill="FFFFFF"/>
              <w:tabs>
                <w:tab w:val="left" w:leader="dot" w:pos="5040"/>
              </w:tabs>
              <w:ind w:right="144"/>
              <w:jc w:val="right"/>
            </w:pPr>
          </w:p>
        </w:tc>
        <w:tc>
          <w:tcPr>
            <w:tcW w:w="1221" w:type="dxa"/>
            <w:tcBorders>
              <w:top w:val="nil"/>
              <w:left w:val="nil"/>
              <w:bottom w:val="nil"/>
              <w:right w:val="nil"/>
            </w:tcBorders>
            <w:shd w:val="clear" w:color="auto" w:fill="FFFFFF"/>
            <w:vAlign w:val="bottom"/>
          </w:tcPr>
          <w:p w14:paraId="66A21B33" w14:textId="77777777" w:rsidR="004F2EE9" w:rsidRPr="009F59B1" w:rsidRDefault="004F2EE9" w:rsidP="00D3084C">
            <w:pPr>
              <w:shd w:val="clear" w:color="auto" w:fill="FFFFFF"/>
              <w:tabs>
                <w:tab w:val="left" w:leader="dot" w:pos="5040"/>
              </w:tabs>
              <w:ind w:right="144"/>
              <w:jc w:val="right"/>
            </w:pPr>
          </w:p>
        </w:tc>
      </w:tr>
      <w:tr w:rsidR="004F2EE9" w:rsidRPr="009F59B1" w14:paraId="66A21B39" w14:textId="77777777" w:rsidTr="00D3084C">
        <w:trPr>
          <w:trHeight w:val="20"/>
          <w:jc w:val="center"/>
        </w:trPr>
        <w:tc>
          <w:tcPr>
            <w:tcW w:w="5220" w:type="dxa"/>
            <w:tcBorders>
              <w:top w:val="nil"/>
              <w:left w:val="nil"/>
              <w:bottom w:val="nil"/>
              <w:right w:val="nil"/>
            </w:tcBorders>
            <w:shd w:val="clear" w:color="auto" w:fill="FFFFFF"/>
          </w:tcPr>
          <w:p w14:paraId="66A21B35" w14:textId="77777777" w:rsidR="004F2EE9" w:rsidRPr="009F59B1" w:rsidRDefault="004F2EE9" w:rsidP="00D3084C">
            <w:pPr>
              <w:shd w:val="clear" w:color="auto" w:fill="FFFFFF"/>
              <w:tabs>
                <w:tab w:val="left" w:leader="dot" w:pos="5040"/>
              </w:tabs>
              <w:jc w:val="both"/>
            </w:pPr>
            <w:r w:rsidRPr="009F59B1">
              <w:rPr>
                <w:smallCaps/>
              </w:rPr>
              <w:t xml:space="preserve">Division </w:t>
            </w:r>
            <w:r w:rsidRPr="009F59B1">
              <w:t>819.</w:t>
            </w:r>
            <w:r w:rsidRPr="009F59B1">
              <w:rPr>
                <w:rFonts w:eastAsia="Times New Roman"/>
              </w:rPr>
              <w:t>—OTHER SERVICES</w:t>
            </w:r>
          </w:p>
        </w:tc>
        <w:tc>
          <w:tcPr>
            <w:tcW w:w="1350" w:type="dxa"/>
            <w:tcBorders>
              <w:top w:val="nil"/>
              <w:left w:val="nil"/>
              <w:bottom w:val="nil"/>
              <w:right w:val="single" w:sz="6" w:space="0" w:color="auto"/>
            </w:tcBorders>
            <w:shd w:val="clear" w:color="auto" w:fill="FFFFFF"/>
            <w:vAlign w:val="bottom"/>
          </w:tcPr>
          <w:p w14:paraId="66A21B36" w14:textId="77777777" w:rsidR="004F2EE9" w:rsidRPr="009F59B1" w:rsidRDefault="004F2EE9" w:rsidP="00D3084C">
            <w:pPr>
              <w:shd w:val="clear" w:color="auto" w:fill="FFFFFF"/>
              <w:tabs>
                <w:tab w:val="left" w:leader="dot" w:pos="5040"/>
              </w:tabs>
              <w:ind w:right="144"/>
              <w:jc w:val="right"/>
            </w:pPr>
          </w:p>
        </w:tc>
        <w:tc>
          <w:tcPr>
            <w:tcW w:w="1238" w:type="dxa"/>
            <w:tcBorders>
              <w:top w:val="nil"/>
              <w:left w:val="single" w:sz="6" w:space="0" w:color="auto"/>
              <w:bottom w:val="nil"/>
              <w:right w:val="nil"/>
            </w:tcBorders>
            <w:shd w:val="clear" w:color="auto" w:fill="FFFFFF"/>
            <w:vAlign w:val="bottom"/>
          </w:tcPr>
          <w:p w14:paraId="66A21B37" w14:textId="77777777" w:rsidR="004F2EE9" w:rsidRPr="009F59B1" w:rsidRDefault="004F2EE9" w:rsidP="00D3084C">
            <w:pPr>
              <w:shd w:val="clear" w:color="auto" w:fill="FFFFFF"/>
              <w:tabs>
                <w:tab w:val="left" w:leader="dot" w:pos="5040"/>
              </w:tabs>
              <w:ind w:right="144"/>
              <w:jc w:val="right"/>
            </w:pPr>
          </w:p>
        </w:tc>
        <w:tc>
          <w:tcPr>
            <w:tcW w:w="1221" w:type="dxa"/>
            <w:tcBorders>
              <w:top w:val="nil"/>
              <w:left w:val="nil"/>
              <w:bottom w:val="nil"/>
              <w:right w:val="nil"/>
            </w:tcBorders>
            <w:shd w:val="clear" w:color="auto" w:fill="FFFFFF"/>
            <w:vAlign w:val="bottom"/>
          </w:tcPr>
          <w:p w14:paraId="66A21B38" w14:textId="77777777" w:rsidR="004F2EE9" w:rsidRPr="009F59B1" w:rsidRDefault="004F2EE9" w:rsidP="00D3084C">
            <w:pPr>
              <w:shd w:val="clear" w:color="auto" w:fill="FFFFFF"/>
              <w:tabs>
                <w:tab w:val="left" w:leader="dot" w:pos="5040"/>
              </w:tabs>
              <w:ind w:right="144"/>
              <w:jc w:val="right"/>
            </w:pPr>
          </w:p>
        </w:tc>
      </w:tr>
      <w:tr w:rsidR="004F2EE9" w:rsidRPr="009F59B1" w14:paraId="66A21B3E" w14:textId="77777777" w:rsidTr="00D3084C">
        <w:trPr>
          <w:trHeight w:val="20"/>
          <w:jc w:val="center"/>
        </w:trPr>
        <w:tc>
          <w:tcPr>
            <w:tcW w:w="5220" w:type="dxa"/>
            <w:tcBorders>
              <w:top w:val="nil"/>
              <w:left w:val="nil"/>
              <w:bottom w:val="nil"/>
              <w:right w:val="nil"/>
            </w:tcBorders>
            <w:shd w:val="clear" w:color="auto" w:fill="FFFFFF"/>
          </w:tcPr>
          <w:p w14:paraId="66A21B3A" w14:textId="77777777" w:rsidR="004F2EE9" w:rsidRPr="009F59B1" w:rsidRDefault="004F2EE9" w:rsidP="0091688F">
            <w:pPr>
              <w:shd w:val="clear" w:color="auto" w:fill="FFFFFF"/>
              <w:tabs>
                <w:tab w:val="left" w:leader="dot" w:pos="5040"/>
              </w:tabs>
              <w:ind w:left="734" w:hanging="576"/>
            </w:pPr>
            <w:r w:rsidRPr="009F59B1">
              <w:t>10. Royal Commission on the Activities of the Federated Ship Painters and Dockers Union</w:t>
            </w:r>
            <w:r w:rsidR="00AC293E">
              <w:tab/>
            </w:r>
          </w:p>
        </w:tc>
        <w:tc>
          <w:tcPr>
            <w:tcW w:w="1350" w:type="dxa"/>
            <w:tcBorders>
              <w:top w:val="nil"/>
              <w:left w:val="nil"/>
              <w:bottom w:val="nil"/>
              <w:right w:val="single" w:sz="6" w:space="0" w:color="auto"/>
            </w:tcBorders>
            <w:shd w:val="clear" w:color="auto" w:fill="FFFFFF"/>
            <w:vAlign w:val="bottom"/>
          </w:tcPr>
          <w:p w14:paraId="66A21B3B" w14:textId="77777777" w:rsidR="004F2EE9" w:rsidRPr="009F59B1" w:rsidRDefault="004F2EE9" w:rsidP="00D3084C">
            <w:pPr>
              <w:shd w:val="clear" w:color="auto" w:fill="FFFFFF"/>
              <w:tabs>
                <w:tab w:val="left" w:leader="dot" w:pos="5040"/>
              </w:tabs>
              <w:ind w:right="144"/>
              <w:jc w:val="right"/>
            </w:pPr>
            <w:r w:rsidRPr="009F59B1">
              <w:t>915,400</w:t>
            </w:r>
          </w:p>
        </w:tc>
        <w:tc>
          <w:tcPr>
            <w:tcW w:w="1238" w:type="dxa"/>
            <w:tcBorders>
              <w:top w:val="nil"/>
              <w:left w:val="single" w:sz="6" w:space="0" w:color="auto"/>
              <w:bottom w:val="nil"/>
              <w:right w:val="nil"/>
            </w:tcBorders>
            <w:shd w:val="clear" w:color="auto" w:fill="FFFFFF"/>
            <w:vAlign w:val="bottom"/>
          </w:tcPr>
          <w:p w14:paraId="66A21B3C" w14:textId="77777777" w:rsidR="004F2EE9" w:rsidRPr="009F59B1" w:rsidRDefault="004F2EE9" w:rsidP="00D3084C">
            <w:pPr>
              <w:shd w:val="clear" w:color="auto" w:fill="FFFFFF"/>
              <w:tabs>
                <w:tab w:val="left" w:leader="dot" w:pos="5040"/>
              </w:tabs>
              <w:ind w:right="144"/>
              <w:jc w:val="right"/>
            </w:pPr>
            <w:r w:rsidRPr="009F59B1">
              <w:t>..</w:t>
            </w:r>
          </w:p>
        </w:tc>
        <w:tc>
          <w:tcPr>
            <w:tcW w:w="1221" w:type="dxa"/>
            <w:tcBorders>
              <w:top w:val="nil"/>
              <w:left w:val="nil"/>
              <w:bottom w:val="nil"/>
              <w:right w:val="nil"/>
            </w:tcBorders>
            <w:shd w:val="clear" w:color="auto" w:fill="FFFFFF"/>
            <w:vAlign w:val="bottom"/>
          </w:tcPr>
          <w:p w14:paraId="66A21B3D" w14:textId="77777777" w:rsidR="004F2EE9" w:rsidRPr="009F59B1" w:rsidRDefault="004F2EE9" w:rsidP="00D3084C">
            <w:pPr>
              <w:shd w:val="clear" w:color="auto" w:fill="FFFFFF"/>
              <w:tabs>
                <w:tab w:val="left" w:leader="dot" w:pos="5040"/>
              </w:tabs>
              <w:ind w:right="144"/>
              <w:jc w:val="right"/>
            </w:pPr>
            <w:r w:rsidRPr="009F59B1">
              <w:t>..</w:t>
            </w:r>
          </w:p>
        </w:tc>
      </w:tr>
      <w:tr w:rsidR="004F2EE9" w:rsidRPr="009F59B1" w14:paraId="66A21B43" w14:textId="77777777" w:rsidTr="00D3084C">
        <w:trPr>
          <w:trHeight w:val="20"/>
          <w:jc w:val="center"/>
        </w:trPr>
        <w:tc>
          <w:tcPr>
            <w:tcW w:w="5220" w:type="dxa"/>
            <w:tcBorders>
              <w:top w:val="nil"/>
              <w:left w:val="nil"/>
              <w:bottom w:val="nil"/>
              <w:right w:val="nil"/>
            </w:tcBorders>
            <w:shd w:val="clear" w:color="auto" w:fill="FFFFFF"/>
          </w:tcPr>
          <w:p w14:paraId="66A21B3F" w14:textId="77777777" w:rsidR="004F2EE9" w:rsidRPr="009F59B1" w:rsidRDefault="004F2EE9" w:rsidP="0091688F">
            <w:pPr>
              <w:shd w:val="clear" w:color="auto" w:fill="FFFFFF"/>
              <w:tabs>
                <w:tab w:val="left" w:leader="dot" w:pos="5040"/>
              </w:tabs>
              <w:ind w:left="734" w:hanging="576"/>
            </w:pPr>
            <w:r w:rsidRPr="009F59B1">
              <w:t xml:space="preserve">11. Twelfth Asia and Pacific Regional Scout Conference </w:t>
            </w:r>
            <w:r w:rsidRPr="009F59B1">
              <w:rPr>
                <w:rFonts w:eastAsia="Times New Roman"/>
              </w:rPr>
              <w:t>—Australia 1980</w:t>
            </w:r>
            <w:r w:rsidR="00AC293E">
              <w:rPr>
                <w:rFonts w:eastAsia="Times New Roman"/>
              </w:rPr>
              <w:tab/>
            </w:r>
          </w:p>
        </w:tc>
        <w:tc>
          <w:tcPr>
            <w:tcW w:w="1350" w:type="dxa"/>
            <w:tcBorders>
              <w:top w:val="nil"/>
              <w:left w:val="nil"/>
              <w:bottom w:val="nil"/>
              <w:right w:val="single" w:sz="6" w:space="0" w:color="auto"/>
            </w:tcBorders>
            <w:shd w:val="clear" w:color="auto" w:fill="FFFFFF"/>
            <w:vAlign w:val="bottom"/>
          </w:tcPr>
          <w:p w14:paraId="66A21B40" w14:textId="77777777" w:rsidR="004F2EE9" w:rsidRPr="009F59B1" w:rsidRDefault="004F2EE9" w:rsidP="00D3084C">
            <w:pPr>
              <w:shd w:val="clear" w:color="auto" w:fill="FFFFFF"/>
              <w:tabs>
                <w:tab w:val="left" w:leader="dot" w:pos="5040"/>
              </w:tabs>
              <w:ind w:right="144"/>
              <w:jc w:val="right"/>
            </w:pPr>
            <w:r w:rsidRPr="009F59B1">
              <w:t>5,000</w:t>
            </w:r>
          </w:p>
        </w:tc>
        <w:tc>
          <w:tcPr>
            <w:tcW w:w="1238" w:type="dxa"/>
            <w:tcBorders>
              <w:top w:val="nil"/>
              <w:left w:val="single" w:sz="6" w:space="0" w:color="auto"/>
              <w:bottom w:val="nil"/>
              <w:right w:val="nil"/>
            </w:tcBorders>
            <w:shd w:val="clear" w:color="auto" w:fill="FFFFFF"/>
            <w:vAlign w:val="bottom"/>
          </w:tcPr>
          <w:p w14:paraId="66A21B41" w14:textId="77777777" w:rsidR="004F2EE9" w:rsidRPr="009F59B1" w:rsidRDefault="004F2EE9" w:rsidP="00D3084C">
            <w:pPr>
              <w:shd w:val="clear" w:color="auto" w:fill="FFFFFF"/>
              <w:tabs>
                <w:tab w:val="left" w:leader="dot" w:pos="5040"/>
              </w:tabs>
              <w:ind w:right="144"/>
              <w:jc w:val="right"/>
            </w:pPr>
            <w:r w:rsidRPr="009F59B1">
              <w:t>..</w:t>
            </w:r>
          </w:p>
        </w:tc>
        <w:tc>
          <w:tcPr>
            <w:tcW w:w="1221" w:type="dxa"/>
            <w:tcBorders>
              <w:top w:val="nil"/>
              <w:left w:val="nil"/>
              <w:bottom w:val="nil"/>
              <w:right w:val="nil"/>
            </w:tcBorders>
            <w:shd w:val="clear" w:color="auto" w:fill="FFFFFF"/>
            <w:vAlign w:val="bottom"/>
          </w:tcPr>
          <w:p w14:paraId="66A21B42" w14:textId="77777777" w:rsidR="004F2EE9" w:rsidRPr="009F59B1" w:rsidRDefault="004F2EE9" w:rsidP="00D3084C">
            <w:pPr>
              <w:shd w:val="clear" w:color="auto" w:fill="FFFFFF"/>
              <w:tabs>
                <w:tab w:val="left" w:leader="dot" w:pos="5040"/>
              </w:tabs>
              <w:ind w:right="144"/>
              <w:jc w:val="right"/>
            </w:pPr>
            <w:r w:rsidRPr="009F59B1">
              <w:t>..</w:t>
            </w:r>
          </w:p>
        </w:tc>
      </w:tr>
      <w:tr w:rsidR="004F2EE9" w:rsidRPr="009F59B1" w14:paraId="66A21B48" w14:textId="77777777" w:rsidTr="00D3084C">
        <w:trPr>
          <w:trHeight w:val="20"/>
          <w:jc w:val="center"/>
        </w:trPr>
        <w:tc>
          <w:tcPr>
            <w:tcW w:w="5220" w:type="dxa"/>
            <w:tcBorders>
              <w:top w:val="nil"/>
              <w:left w:val="nil"/>
              <w:bottom w:val="nil"/>
              <w:right w:val="nil"/>
            </w:tcBorders>
            <w:shd w:val="clear" w:color="auto" w:fill="FFFFFF"/>
          </w:tcPr>
          <w:p w14:paraId="66A21B44" w14:textId="77777777" w:rsidR="004F2EE9" w:rsidRPr="009F59B1" w:rsidRDefault="004F2EE9" w:rsidP="0091688F">
            <w:pPr>
              <w:shd w:val="clear" w:color="auto" w:fill="FFFFFF"/>
              <w:tabs>
                <w:tab w:val="left" w:leader="dot" w:pos="5040"/>
              </w:tabs>
              <w:ind w:left="734" w:hanging="576"/>
            </w:pPr>
            <w:r w:rsidRPr="009F59B1">
              <w:t>12. Inquiry into Disclosure of Electoral Expenditure</w:t>
            </w:r>
            <w:r w:rsidR="00AC293E">
              <w:tab/>
            </w:r>
          </w:p>
        </w:tc>
        <w:tc>
          <w:tcPr>
            <w:tcW w:w="1350" w:type="dxa"/>
            <w:tcBorders>
              <w:top w:val="nil"/>
              <w:left w:val="nil"/>
              <w:bottom w:val="nil"/>
              <w:right w:val="single" w:sz="6" w:space="0" w:color="auto"/>
            </w:tcBorders>
            <w:shd w:val="clear" w:color="auto" w:fill="FFFFFF"/>
            <w:vAlign w:val="bottom"/>
          </w:tcPr>
          <w:p w14:paraId="66A21B45" w14:textId="77777777" w:rsidR="004F2EE9" w:rsidRPr="009F59B1" w:rsidRDefault="004F2EE9" w:rsidP="00D3084C">
            <w:pPr>
              <w:shd w:val="clear" w:color="auto" w:fill="FFFFFF"/>
              <w:tabs>
                <w:tab w:val="left" w:leader="dot" w:pos="5040"/>
              </w:tabs>
              <w:ind w:right="144"/>
              <w:jc w:val="right"/>
            </w:pPr>
            <w:r w:rsidRPr="009F59B1">
              <w:t>48,100</w:t>
            </w:r>
          </w:p>
        </w:tc>
        <w:tc>
          <w:tcPr>
            <w:tcW w:w="1238" w:type="dxa"/>
            <w:tcBorders>
              <w:top w:val="nil"/>
              <w:left w:val="single" w:sz="6" w:space="0" w:color="auto"/>
              <w:bottom w:val="nil"/>
              <w:right w:val="nil"/>
            </w:tcBorders>
            <w:shd w:val="clear" w:color="auto" w:fill="FFFFFF"/>
            <w:vAlign w:val="bottom"/>
          </w:tcPr>
          <w:p w14:paraId="66A21B46" w14:textId="77777777" w:rsidR="004F2EE9" w:rsidRPr="009F59B1" w:rsidRDefault="004F2EE9" w:rsidP="00D3084C">
            <w:pPr>
              <w:shd w:val="clear" w:color="auto" w:fill="FFFFFF"/>
              <w:tabs>
                <w:tab w:val="left" w:leader="dot" w:pos="5040"/>
              </w:tabs>
              <w:ind w:right="144"/>
              <w:jc w:val="right"/>
            </w:pPr>
            <w:r w:rsidRPr="009F59B1">
              <w:t>..</w:t>
            </w:r>
          </w:p>
        </w:tc>
        <w:tc>
          <w:tcPr>
            <w:tcW w:w="1221" w:type="dxa"/>
            <w:tcBorders>
              <w:top w:val="nil"/>
              <w:left w:val="nil"/>
              <w:bottom w:val="nil"/>
              <w:right w:val="nil"/>
            </w:tcBorders>
            <w:shd w:val="clear" w:color="auto" w:fill="FFFFFF"/>
            <w:vAlign w:val="bottom"/>
          </w:tcPr>
          <w:p w14:paraId="66A21B47" w14:textId="77777777" w:rsidR="004F2EE9" w:rsidRPr="009F59B1" w:rsidRDefault="004F2EE9" w:rsidP="00D3084C">
            <w:pPr>
              <w:shd w:val="clear" w:color="auto" w:fill="FFFFFF"/>
              <w:tabs>
                <w:tab w:val="left" w:leader="dot" w:pos="5040"/>
              </w:tabs>
              <w:ind w:right="144"/>
              <w:jc w:val="right"/>
            </w:pPr>
            <w:r w:rsidRPr="009F59B1">
              <w:t>..</w:t>
            </w:r>
          </w:p>
        </w:tc>
      </w:tr>
      <w:tr w:rsidR="004F2EE9" w:rsidRPr="009F59B1" w14:paraId="66A21B4D" w14:textId="77777777" w:rsidTr="00D3084C">
        <w:trPr>
          <w:trHeight w:val="20"/>
          <w:jc w:val="center"/>
        </w:trPr>
        <w:tc>
          <w:tcPr>
            <w:tcW w:w="5220" w:type="dxa"/>
            <w:tcBorders>
              <w:top w:val="nil"/>
              <w:left w:val="nil"/>
              <w:bottom w:val="nil"/>
              <w:right w:val="nil"/>
            </w:tcBorders>
            <w:shd w:val="clear" w:color="auto" w:fill="FFFFFF"/>
          </w:tcPr>
          <w:p w14:paraId="66A21B49" w14:textId="77777777" w:rsidR="004F2EE9" w:rsidRPr="009F59B1" w:rsidRDefault="004F2EE9" w:rsidP="0091688F">
            <w:pPr>
              <w:shd w:val="clear" w:color="auto" w:fill="FFFFFF"/>
              <w:tabs>
                <w:tab w:val="left" w:leader="dot" w:pos="5040"/>
              </w:tabs>
              <w:ind w:left="734" w:hanging="576"/>
            </w:pPr>
            <w:r w:rsidRPr="009F59B1">
              <w:t>13. Fifth</w:t>
            </w:r>
            <w:r w:rsidR="00C92EA3" w:rsidRPr="009F59B1">
              <w:t xml:space="preserve"> </w:t>
            </w:r>
            <w:r w:rsidRPr="009F59B1">
              <w:t>International</w:t>
            </w:r>
            <w:r w:rsidR="00C92EA3" w:rsidRPr="009F59B1">
              <w:t xml:space="preserve"> </w:t>
            </w:r>
            <w:r w:rsidRPr="009F59B1">
              <w:t>Conference</w:t>
            </w:r>
            <w:r w:rsidR="00C92EA3" w:rsidRPr="009F59B1">
              <w:t xml:space="preserve"> </w:t>
            </w:r>
            <w:r w:rsidRPr="009F59B1">
              <w:t>on</w:t>
            </w:r>
            <w:r w:rsidR="00C92EA3" w:rsidRPr="009F59B1">
              <w:t xml:space="preserve"> </w:t>
            </w:r>
            <w:r w:rsidRPr="009F59B1">
              <w:t>Ion</w:t>
            </w:r>
            <w:r w:rsidR="00C92EA3" w:rsidRPr="009F59B1">
              <w:t xml:space="preserve"> </w:t>
            </w:r>
            <w:r w:rsidRPr="009F59B1">
              <w:t>Beam Analysis</w:t>
            </w:r>
            <w:r w:rsidRPr="009F59B1">
              <w:rPr>
                <w:rFonts w:eastAsia="Times New Roman"/>
              </w:rPr>
              <w:t>—Australia 1981</w:t>
            </w:r>
            <w:r w:rsidR="00AC293E">
              <w:rPr>
                <w:rFonts w:eastAsia="Times New Roman"/>
              </w:rPr>
              <w:tab/>
            </w:r>
          </w:p>
        </w:tc>
        <w:tc>
          <w:tcPr>
            <w:tcW w:w="1350" w:type="dxa"/>
            <w:tcBorders>
              <w:top w:val="nil"/>
              <w:left w:val="nil"/>
              <w:bottom w:val="nil"/>
              <w:right w:val="single" w:sz="6" w:space="0" w:color="auto"/>
            </w:tcBorders>
            <w:shd w:val="clear" w:color="auto" w:fill="FFFFFF"/>
            <w:vAlign w:val="bottom"/>
          </w:tcPr>
          <w:p w14:paraId="66A21B4A" w14:textId="77777777" w:rsidR="004F2EE9" w:rsidRPr="009F59B1" w:rsidRDefault="004F2EE9" w:rsidP="00D3084C">
            <w:pPr>
              <w:shd w:val="clear" w:color="auto" w:fill="FFFFFF"/>
              <w:tabs>
                <w:tab w:val="left" w:leader="dot" w:pos="5040"/>
              </w:tabs>
              <w:ind w:right="144"/>
              <w:jc w:val="right"/>
            </w:pPr>
            <w:r w:rsidRPr="009F59B1">
              <w:t>3,000</w:t>
            </w:r>
          </w:p>
        </w:tc>
        <w:tc>
          <w:tcPr>
            <w:tcW w:w="1238" w:type="dxa"/>
            <w:tcBorders>
              <w:top w:val="nil"/>
              <w:left w:val="single" w:sz="6" w:space="0" w:color="auto"/>
              <w:bottom w:val="nil"/>
              <w:right w:val="nil"/>
            </w:tcBorders>
            <w:shd w:val="clear" w:color="auto" w:fill="FFFFFF"/>
            <w:vAlign w:val="bottom"/>
          </w:tcPr>
          <w:p w14:paraId="66A21B4B" w14:textId="77777777" w:rsidR="004F2EE9" w:rsidRPr="009F59B1" w:rsidRDefault="004F2EE9" w:rsidP="00D3084C">
            <w:pPr>
              <w:shd w:val="clear" w:color="auto" w:fill="FFFFFF"/>
              <w:tabs>
                <w:tab w:val="left" w:leader="dot" w:pos="5040"/>
              </w:tabs>
              <w:ind w:right="144"/>
              <w:jc w:val="right"/>
            </w:pPr>
            <w:r w:rsidRPr="009F59B1">
              <w:t>..</w:t>
            </w:r>
          </w:p>
        </w:tc>
        <w:tc>
          <w:tcPr>
            <w:tcW w:w="1221" w:type="dxa"/>
            <w:tcBorders>
              <w:top w:val="nil"/>
              <w:left w:val="nil"/>
              <w:bottom w:val="nil"/>
              <w:right w:val="nil"/>
            </w:tcBorders>
            <w:shd w:val="clear" w:color="auto" w:fill="FFFFFF"/>
            <w:vAlign w:val="bottom"/>
          </w:tcPr>
          <w:p w14:paraId="66A21B4C" w14:textId="77777777" w:rsidR="004F2EE9" w:rsidRPr="009F59B1" w:rsidRDefault="004F2EE9" w:rsidP="00D3084C">
            <w:pPr>
              <w:shd w:val="clear" w:color="auto" w:fill="FFFFFF"/>
              <w:tabs>
                <w:tab w:val="left" w:leader="dot" w:pos="5040"/>
              </w:tabs>
              <w:ind w:right="144"/>
              <w:jc w:val="right"/>
            </w:pPr>
            <w:r w:rsidRPr="009F59B1">
              <w:t>..</w:t>
            </w:r>
          </w:p>
        </w:tc>
      </w:tr>
      <w:tr w:rsidR="004F2EE9" w:rsidRPr="009F59B1" w14:paraId="66A21B52" w14:textId="77777777" w:rsidTr="00D3084C">
        <w:trPr>
          <w:trHeight w:val="20"/>
          <w:jc w:val="center"/>
        </w:trPr>
        <w:tc>
          <w:tcPr>
            <w:tcW w:w="5220" w:type="dxa"/>
            <w:tcBorders>
              <w:top w:val="nil"/>
              <w:left w:val="nil"/>
              <w:right w:val="nil"/>
            </w:tcBorders>
            <w:shd w:val="clear" w:color="auto" w:fill="FFFFFF"/>
          </w:tcPr>
          <w:p w14:paraId="66A21B4E" w14:textId="77777777" w:rsidR="004F2EE9" w:rsidRPr="009F59B1" w:rsidRDefault="004F2EE9" w:rsidP="0091688F">
            <w:pPr>
              <w:shd w:val="clear" w:color="auto" w:fill="FFFFFF"/>
              <w:tabs>
                <w:tab w:val="left" w:leader="dot" w:pos="5040"/>
              </w:tabs>
              <w:ind w:left="734" w:hanging="576"/>
            </w:pPr>
            <w:r w:rsidRPr="009F59B1">
              <w:t>14. The Australian Seventh International Symposium on the Forensic Sciences</w:t>
            </w:r>
            <w:r w:rsidRPr="009F59B1">
              <w:rPr>
                <w:rFonts w:eastAsia="Times New Roman"/>
              </w:rPr>
              <w:t>—Australia 1981</w:t>
            </w:r>
            <w:r w:rsidR="00AC293E">
              <w:rPr>
                <w:rFonts w:eastAsia="Times New Roman"/>
              </w:rPr>
              <w:tab/>
            </w:r>
          </w:p>
        </w:tc>
        <w:tc>
          <w:tcPr>
            <w:tcW w:w="1350" w:type="dxa"/>
            <w:tcBorders>
              <w:top w:val="nil"/>
              <w:left w:val="nil"/>
              <w:bottom w:val="single" w:sz="6" w:space="0" w:color="auto"/>
              <w:right w:val="single" w:sz="6" w:space="0" w:color="auto"/>
            </w:tcBorders>
            <w:shd w:val="clear" w:color="auto" w:fill="FFFFFF"/>
            <w:vAlign w:val="bottom"/>
          </w:tcPr>
          <w:p w14:paraId="66A21B4F" w14:textId="77777777" w:rsidR="004F2EE9" w:rsidRPr="009F59B1" w:rsidRDefault="004F2EE9" w:rsidP="00D3084C">
            <w:pPr>
              <w:shd w:val="clear" w:color="auto" w:fill="FFFFFF"/>
              <w:tabs>
                <w:tab w:val="left" w:leader="dot" w:pos="5040"/>
              </w:tabs>
              <w:ind w:right="144"/>
              <w:jc w:val="right"/>
            </w:pPr>
            <w:r w:rsidRPr="009F59B1">
              <w:t>1,000</w:t>
            </w:r>
          </w:p>
        </w:tc>
        <w:tc>
          <w:tcPr>
            <w:tcW w:w="1238" w:type="dxa"/>
            <w:tcBorders>
              <w:top w:val="nil"/>
              <w:left w:val="single" w:sz="6" w:space="0" w:color="auto"/>
              <w:bottom w:val="nil"/>
              <w:right w:val="nil"/>
            </w:tcBorders>
            <w:shd w:val="clear" w:color="auto" w:fill="FFFFFF"/>
            <w:vAlign w:val="bottom"/>
          </w:tcPr>
          <w:p w14:paraId="66A21B50" w14:textId="77777777" w:rsidR="004F2EE9" w:rsidRPr="009F59B1" w:rsidRDefault="004F2EE9" w:rsidP="00D3084C">
            <w:pPr>
              <w:shd w:val="clear" w:color="auto" w:fill="FFFFFF"/>
              <w:tabs>
                <w:tab w:val="left" w:leader="dot" w:pos="5040"/>
              </w:tabs>
              <w:ind w:right="144"/>
              <w:jc w:val="right"/>
            </w:pPr>
            <w:r w:rsidRPr="009F59B1">
              <w:t>..</w:t>
            </w:r>
          </w:p>
        </w:tc>
        <w:tc>
          <w:tcPr>
            <w:tcW w:w="1221" w:type="dxa"/>
            <w:tcBorders>
              <w:top w:val="nil"/>
              <w:left w:val="nil"/>
              <w:bottom w:val="nil"/>
              <w:right w:val="nil"/>
            </w:tcBorders>
            <w:shd w:val="clear" w:color="auto" w:fill="FFFFFF"/>
            <w:vAlign w:val="bottom"/>
          </w:tcPr>
          <w:p w14:paraId="66A21B51" w14:textId="77777777" w:rsidR="004F2EE9" w:rsidRPr="009F59B1" w:rsidRDefault="004F2EE9" w:rsidP="00D3084C">
            <w:pPr>
              <w:shd w:val="clear" w:color="auto" w:fill="FFFFFF"/>
              <w:tabs>
                <w:tab w:val="left" w:leader="dot" w:pos="5040"/>
              </w:tabs>
              <w:ind w:right="144"/>
              <w:jc w:val="right"/>
            </w:pPr>
            <w:r w:rsidRPr="009F59B1">
              <w:t>..</w:t>
            </w:r>
          </w:p>
        </w:tc>
      </w:tr>
      <w:tr w:rsidR="004F2EE9" w:rsidRPr="009F59B1" w14:paraId="66A21B57" w14:textId="77777777" w:rsidTr="00AC293E">
        <w:trPr>
          <w:trHeight w:val="20"/>
          <w:jc w:val="center"/>
        </w:trPr>
        <w:tc>
          <w:tcPr>
            <w:tcW w:w="5220" w:type="dxa"/>
            <w:tcBorders>
              <w:left w:val="nil"/>
              <w:right w:val="nil"/>
            </w:tcBorders>
            <w:shd w:val="clear" w:color="auto" w:fill="FFFFFF"/>
          </w:tcPr>
          <w:p w14:paraId="66A21B53" w14:textId="77777777" w:rsidR="004F2EE9" w:rsidRPr="009F59B1" w:rsidRDefault="00F2277B" w:rsidP="00D3084C">
            <w:pPr>
              <w:shd w:val="clear" w:color="auto" w:fill="FFFFFF"/>
              <w:tabs>
                <w:tab w:val="left" w:leader="dot" w:pos="5040"/>
              </w:tabs>
              <w:spacing w:before="120"/>
              <w:ind w:right="144"/>
              <w:jc w:val="right"/>
            </w:pPr>
            <w:r w:rsidRPr="00F2277B">
              <w:rPr>
                <w:i/>
                <w:iCs/>
              </w:rPr>
              <w:t>Total:</w:t>
            </w:r>
            <w:r w:rsidR="004F2EE9" w:rsidRPr="009F59B1">
              <w:rPr>
                <w:i/>
                <w:iCs/>
              </w:rPr>
              <w:t xml:space="preserve"> Division </w:t>
            </w:r>
            <w:r w:rsidR="004F2EE9" w:rsidRPr="009F59B1">
              <w:t>819</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B54" w14:textId="77777777" w:rsidR="004F2EE9" w:rsidRPr="009F59B1" w:rsidRDefault="004F2EE9" w:rsidP="00D3084C">
            <w:pPr>
              <w:shd w:val="clear" w:color="auto" w:fill="FFFFFF"/>
              <w:tabs>
                <w:tab w:val="left" w:leader="dot" w:pos="5040"/>
              </w:tabs>
              <w:ind w:right="144"/>
              <w:jc w:val="right"/>
            </w:pPr>
            <w:r w:rsidRPr="009F59B1">
              <w:rPr>
                <w:b/>
                <w:bCs/>
              </w:rPr>
              <w:t>972,500</w:t>
            </w:r>
          </w:p>
        </w:tc>
        <w:tc>
          <w:tcPr>
            <w:tcW w:w="1238" w:type="dxa"/>
            <w:tcBorders>
              <w:top w:val="nil"/>
              <w:left w:val="single" w:sz="6" w:space="0" w:color="auto"/>
              <w:bottom w:val="nil"/>
              <w:right w:val="nil"/>
            </w:tcBorders>
            <w:shd w:val="clear" w:color="auto" w:fill="FFFFFF"/>
            <w:vAlign w:val="bottom"/>
          </w:tcPr>
          <w:p w14:paraId="66A21B55" w14:textId="77777777" w:rsidR="004F2EE9" w:rsidRPr="009F59B1" w:rsidRDefault="004F2EE9" w:rsidP="00D3084C">
            <w:pPr>
              <w:shd w:val="clear" w:color="auto" w:fill="FFFFFF"/>
              <w:tabs>
                <w:tab w:val="left" w:leader="dot" w:pos="5040"/>
              </w:tabs>
              <w:ind w:right="144"/>
              <w:jc w:val="right"/>
            </w:pPr>
          </w:p>
        </w:tc>
        <w:tc>
          <w:tcPr>
            <w:tcW w:w="1221" w:type="dxa"/>
            <w:tcBorders>
              <w:top w:val="nil"/>
              <w:left w:val="nil"/>
              <w:bottom w:val="nil"/>
              <w:right w:val="nil"/>
            </w:tcBorders>
            <w:shd w:val="clear" w:color="auto" w:fill="FFFFFF"/>
            <w:vAlign w:val="bottom"/>
          </w:tcPr>
          <w:p w14:paraId="66A21B56" w14:textId="77777777" w:rsidR="004F2EE9" w:rsidRPr="009F59B1" w:rsidRDefault="004F2EE9" w:rsidP="00D3084C">
            <w:pPr>
              <w:shd w:val="clear" w:color="auto" w:fill="FFFFFF"/>
              <w:tabs>
                <w:tab w:val="left" w:leader="dot" w:pos="5040"/>
              </w:tabs>
              <w:ind w:right="144"/>
              <w:jc w:val="right"/>
            </w:pPr>
          </w:p>
        </w:tc>
      </w:tr>
      <w:tr w:rsidR="004F2EE9" w:rsidRPr="009F59B1" w14:paraId="66A21B5C" w14:textId="77777777" w:rsidTr="00AC293E">
        <w:trPr>
          <w:trHeight w:val="20"/>
          <w:jc w:val="center"/>
        </w:trPr>
        <w:tc>
          <w:tcPr>
            <w:tcW w:w="5220" w:type="dxa"/>
            <w:tcBorders>
              <w:left w:val="nil"/>
              <w:bottom w:val="single" w:sz="4" w:space="0" w:color="auto"/>
              <w:right w:val="nil"/>
            </w:tcBorders>
            <w:shd w:val="clear" w:color="auto" w:fill="FFFFFF"/>
          </w:tcPr>
          <w:p w14:paraId="66A21B58" w14:textId="77777777" w:rsidR="004F2EE9" w:rsidRPr="009F59B1" w:rsidRDefault="004F2EE9" w:rsidP="00AC293E">
            <w:pPr>
              <w:shd w:val="clear" w:color="auto" w:fill="FFFFFF"/>
              <w:tabs>
                <w:tab w:val="left" w:leader="dot" w:pos="5040"/>
              </w:tabs>
              <w:spacing w:before="60" w:after="60"/>
              <w:jc w:val="both"/>
            </w:pPr>
            <w:r w:rsidRPr="009F59B1">
              <w:rPr>
                <w:b/>
                <w:bCs/>
              </w:rPr>
              <w:t>Total: Department of Administrative Services</w:t>
            </w:r>
            <w:r w:rsidR="00AC293E">
              <w:rPr>
                <w:b/>
                <w:bCs/>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B59" w14:textId="77777777" w:rsidR="004F2EE9" w:rsidRPr="009F59B1" w:rsidRDefault="004F2EE9" w:rsidP="00AC293E">
            <w:pPr>
              <w:shd w:val="clear" w:color="auto" w:fill="FFFFFF"/>
              <w:tabs>
                <w:tab w:val="left" w:leader="dot" w:pos="5040"/>
              </w:tabs>
              <w:spacing w:before="60" w:after="60"/>
              <w:ind w:right="144"/>
              <w:jc w:val="right"/>
            </w:pPr>
            <w:r w:rsidRPr="009F59B1">
              <w:rPr>
                <w:b/>
                <w:bCs/>
              </w:rPr>
              <w:t>1,836,000</w:t>
            </w:r>
          </w:p>
        </w:tc>
        <w:tc>
          <w:tcPr>
            <w:tcW w:w="1238" w:type="dxa"/>
            <w:tcBorders>
              <w:top w:val="nil"/>
              <w:left w:val="single" w:sz="6" w:space="0" w:color="auto"/>
              <w:bottom w:val="single" w:sz="6" w:space="0" w:color="auto"/>
              <w:right w:val="nil"/>
            </w:tcBorders>
            <w:shd w:val="clear" w:color="auto" w:fill="FFFFFF"/>
            <w:vAlign w:val="bottom"/>
          </w:tcPr>
          <w:p w14:paraId="66A21B5A" w14:textId="77777777" w:rsidR="004F2EE9" w:rsidRPr="009F59B1" w:rsidRDefault="004F2EE9" w:rsidP="00D3084C">
            <w:pPr>
              <w:shd w:val="clear" w:color="auto" w:fill="FFFFFF"/>
              <w:tabs>
                <w:tab w:val="left" w:leader="dot" w:pos="5040"/>
              </w:tabs>
              <w:ind w:right="144"/>
              <w:jc w:val="right"/>
            </w:pPr>
          </w:p>
        </w:tc>
        <w:tc>
          <w:tcPr>
            <w:tcW w:w="1221" w:type="dxa"/>
            <w:tcBorders>
              <w:top w:val="nil"/>
              <w:left w:val="nil"/>
              <w:bottom w:val="single" w:sz="6" w:space="0" w:color="auto"/>
              <w:right w:val="nil"/>
            </w:tcBorders>
            <w:shd w:val="clear" w:color="auto" w:fill="FFFFFF"/>
            <w:vAlign w:val="bottom"/>
          </w:tcPr>
          <w:p w14:paraId="66A21B5B" w14:textId="77777777" w:rsidR="004F2EE9" w:rsidRPr="009F59B1" w:rsidRDefault="004F2EE9" w:rsidP="00D3084C">
            <w:pPr>
              <w:shd w:val="clear" w:color="auto" w:fill="FFFFFF"/>
              <w:tabs>
                <w:tab w:val="left" w:leader="dot" w:pos="5040"/>
              </w:tabs>
              <w:ind w:right="144"/>
              <w:jc w:val="right"/>
            </w:pPr>
          </w:p>
        </w:tc>
      </w:tr>
      <w:tr w:rsidR="004F2EE9" w:rsidRPr="009F59B1" w14:paraId="66A21B61" w14:textId="77777777" w:rsidTr="00AC293E">
        <w:trPr>
          <w:trHeight w:val="20"/>
          <w:jc w:val="center"/>
        </w:trPr>
        <w:tc>
          <w:tcPr>
            <w:tcW w:w="5220" w:type="dxa"/>
            <w:tcBorders>
              <w:top w:val="single" w:sz="4" w:space="0" w:color="auto"/>
              <w:left w:val="nil"/>
              <w:bottom w:val="nil"/>
              <w:right w:val="nil"/>
            </w:tcBorders>
            <w:shd w:val="clear" w:color="auto" w:fill="FFFFFF"/>
          </w:tcPr>
          <w:p w14:paraId="66A21B5D" w14:textId="77777777" w:rsidR="004F2EE9" w:rsidRPr="009F59B1" w:rsidRDefault="004F2EE9" w:rsidP="008E2DD1">
            <w:pPr>
              <w:shd w:val="clear" w:color="auto" w:fill="FFFFFF"/>
              <w:tabs>
                <w:tab w:val="left" w:leader="dot" w:pos="5040"/>
              </w:tabs>
              <w:spacing w:before="600" w:after="120"/>
              <w:jc w:val="both"/>
            </w:pPr>
            <w:r w:rsidRPr="009F59B1">
              <w:rPr>
                <w:b/>
                <w:bCs/>
              </w:rPr>
              <w:t>ATTORNEY-GENERAL'S DEPARTMENT</w:t>
            </w:r>
          </w:p>
        </w:tc>
        <w:tc>
          <w:tcPr>
            <w:tcW w:w="1350" w:type="dxa"/>
            <w:tcBorders>
              <w:top w:val="single" w:sz="6" w:space="0" w:color="auto"/>
              <w:left w:val="nil"/>
              <w:bottom w:val="nil"/>
              <w:right w:val="single" w:sz="6" w:space="0" w:color="auto"/>
            </w:tcBorders>
            <w:shd w:val="clear" w:color="auto" w:fill="FFFFFF"/>
            <w:vAlign w:val="bottom"/>
          </w:tcPr>
          <w:p w14:paraId="66A21B5E" w14:textId="77777777" w:rsidR="004F2EE9" w:rsidRPr="009F59B1" w:rsidRDefault="004F2EE9" w:rsidP="00D3084C">
            <w:pPr>
              <w:shd w:val="clear" w:color="auto" w:fill="FFFFFF"/>
              <w:tabs>
                <w:tab w:val="left" w:leader="dot" w:pos="5040"/>
              </w:tabs>
              <w:ind w:right="144"/>
              <w:jc w:val="right"/>
            </w:pPr>
          </w:p>
        </w:tc>
        <w:tc>
          <w:tcPr>
            <w:tcW w:w="1238" w:type="dxa"/>
            <w:tcBorders>
              <w:top w:val="single" w:sz="6" w:space="0" w:color="auto"/>
              <w:left w:val="single" w:sz="6" w:space="0" w:color="auto"/>
              <w:bottom w:val="nil"/>
              <w:right w:val="nil"/>
            </w:tcBorders>
            <w:shd w:val="clear" w:color="auto" w:fill="FFFFFF"/>
            <w:vAlign w:val="bottom"/>
          </w:tcPr>
          <w:p w14:paraId="66A21B5F" w14:textId="77777777" w:rsidR="004F2EE9" w:rsidRPr="009F59B1" w:rsidRDefault="004F2EE9" w:rsidP="00D3084C">
            <w:pPr>
              <w:shd w:val="clear" w:color="auto" w:fill="FFFFFF"/>
              <w:tabs>
                <w:tab w:val="left" w:leader="dot" w:pos="5040"/>
              </w:tabs>
              <w:ind w:right="144"/>
              <w:jc w:val="right"/>
            </w:pPr>
          </w:p>
        </w:tc>
        <w:tc>
          <w:tcPr>
            <w:tcW w:w="1221" w:type="dxa"/>
            <w:tcBorders>
              <w:top w:val="single" w:sz="6" w:space="0" w:color="auto"/>
              <w:left w:val="nil"/>
              <w:bottom w:val="nil"/>
              <w:right w:val="nil"/>
            </w:tcBorders>
            <w:shd w:val="clear" w:color="auto" w:fill="FFFFFF"/>
            <w:vAlign w:val="bottom"/>
          </w:tcPr>
          <w:p w14:paraId="66A21B60" w14:textId="77777777" w:rsidR="004F2EE9" w:rsidRPr="009F59B1" w:rsidRDefault="004F2EE9" w:rsidP="00D3084C">
            <w:pPr>
              <w:shd w:val="clear" w:color="auto" w:fill="FFFFFF"/>
              <w:tabs>
                <w:tab w:val="left" w:leader="dot" w:pos="5040"/>
              </w:tabs>
              <w:ind w:right="144"/>
              <w:jc w:val="right"/>
            </w:pPr>
          </w:p>
        </w:tc>
      </w:tr>
      <w:tr w:rsidR="004F2EE9" w:rsidRPr="009F59B1" w14:paraId="66A21B66" w14:textId="77777777" w:rsidTr="00D3084C">
        <w:trPr>
          <w:trHeight w:val="20"/>
          <w:jc w:val="center"/>
        </w:trPr>
        <w:tc>
          <w:tcPr>
            <w:tcW w:w="5220" w:type="dxa"/>
            <w:tcBorders>
              <w:top w:val="nil"/>
              <w:left w:val="nil"/>
              <w:bottom w:val="nil"/>
              <w:right w:val="nil"/>
            </w:tcBorders>
            <w:shd w:val="clear" w:color="auto" w:fill="FFFFFF"/>
          </w:tcPr>
          <w:p w14:paraId="66A21B62" w14:textId="77777777" w:rsidR="004F2EE9" w:rsidRPr="009F59B1" w:rsidRDefault="004F2EE9" w:rsidP="00D3084C">
            <w:pPr>
              <w:shd w:val="clear" w:color="auto" w:fill="FFFFFF"/>
              <w:tabs>
                <w:tab w:val="left" w:leader="dot" w:pos="5040"/>
              </w:tabs>
              <w:jc w:val="both"/>
            </w:pPr>
            <w:r w:rsidRPr="009F59B1">
              <w:rPr>
                <w:smallCaps/>
              </w:rPr>
              <w:t xml:space="preserve">Division </w:t>
            </w:r>
            <w:r w:rsidRPr="009F59B1">
              <w:t>823.</w:t>
            </w:r>
            <w:r w:rsidRPr="009F59B1">
              <w:rPr>
                <w:rFonts w:eastAsia="Times New Roman"/>
              </w:rPr>
              <w:t>—CAPITAL WORKS AND SERVICES</w:t>
            </w:r>
          </w:p>
        </w:tc>
        <w:tc>
          <w:tcPr>
            <w:tcW w:w="1350" w:type="dxa"/>
            <w:tcBorders>
              <w:top w:val="nil"/>
              <w:left w:val="nil"/>
              <w:bottom w:val="nil"/>
              <w:right w:val="single" w:sz="6" w:space="0" w:color="auto"/>
            </w:tcBorders>
            <w:shd w:val="clear" w:color="auto" w:fill="FFFFFF"/>
            <w:vAlign w:val="bottom"/>
          </w:tcPr>
          <w:p w14:paraId="66A21B63" w14:textId="77777777" w:rsidR="004F2EE9" w:rsidRPr="009F59B1" w:rsidRDefault="004F2EE9" w:rsidP="00D3084C">
            <w:pPr>
              <w:shd w:val="clear" w:color="auto" w:fill="FFFFFF"/>
              <w:tabs>
                <w:tab w:val="left" w:leader="dot" w:pos="5040"/>
              </w:tabs>
              <w:ind w:right="144"/>
              <w:jc w:val="right"/>
            </w:pPr>
          </w:p>
        </w:tc>
        <w:tc>
          <w:tcPr>
            <w:tcW w:w="1238" w:type="dxa"/>
            <w:tcBorders>
              <w:top w:val="nil"/>
              <w:left w:val="single" w:sz="6" w:space="0" w:color="auto"/>
              <w:bottom w:val="nil"/>
              <w:right w:val="nil"/>
            </w:tcBorders>
            <w:shd w:val="clear" w:color="auto" w:fill="FFFFFF"/>
            <w:vAlign w:val="bottom"/>
          </w:tcPr>
          <w:p w14:paraId="66A21B64" w14:textId="77777777" w:rsidR="004F2EE9" w:rsidRPr="009F59B1" w:rsidRDefault="004F2EE9" w:rsidP="00D3084C">
            <w:pPr>
              <w:shd w:val="clear" w:color="auto" w:fill="FFFFFF"/>
              <w:tabs>
                <w:tab w:val="left" w:leader="dot" w:pos="5040"/>
              </w:tabs>
              <w:ind w:right="144"/>
              <w:jc w:val="right"/>
            </w:pPr>
          </w:p>
        </w:tc>
        <w:tc>
          <w:tcPr>
            <w:tcW w:w="1221" w:type="dxa"/>
            <w:tcBorders>
              <w:top w:val="nil"/>
              <w:left w:val="nil"/>
              <w:bottom w:val="nil"/>
              <w:right w:val="nil"/>
            </w:tcBorders>
            <w:shd w:val="clear" w:color="auto" w:fill="FFFFFF"/>
            <w:vAlign w:val="bottom"/>
          </w:tcPr>
          <w:p w14:paraId="66A21B65" w14:textId="77777777" w:rsidR="004F2EE9" w:rsidRPr="009F59B1" w:rsidRDefault="004F2EE9" w:rsidP="00D3084C">
            <w:pPr>
              <w:shd w:val="clear" w:color="auto" w:fill="FFFFFF"/>
              <w:tabs>
                <w:tab w:val="left" w:leader="dot" w:pos="5040"/>
              </w:tabs>
              <w:ind w:right="144"/>
              <w:jc w:val="right"/>
            </w:pPr>
          </w:p>
        </w:tc>
      </w:tr>
      <w:tr w:rsidR="004F2EE9" w:rsidRPr="009F59B1" w14:paraId="66A21B6B" w14:textId="77777777" w:rsidTr="00D3084C">
        <w:trPr>
          <w:trHeight w:val="20"/>
          <w:jc w:val="center"/>
        </w:trPr>
        <w:tc>
          <w:tcPr>
            <w:tcW w:w="5220" w:type="dxa"/>
            <w:tcBorders>
              <w:top w:val="nil"/>
              <w:left w:val="nil"/>
              <w:bottom w:val="nil"/>
              <w:right w:val="nil"/>
            </w:tcBorders>
            <w:shd w:val="clear" w:color="auto" w:fill="FFFFFF"/>
          </w:tcPr>
          <w:p w14:paraId="66A21B67" w14:textId="77777777" w:rsidR="004F2EE9" w:rsidRPr="009F59B1" w:rsidRDefault="004F2EE9" w:rsidP="00D3084C">
            <w:pPr>
              <w:shd w:val="clear" w:color="auto" w:fill="FFFFFF"/>
              <w:tabs>
                <w:tab w:val="left" w:leader="dot" w:pos="5040"/>
              </w:tabs>
              <w:jc w:val="both"/>
            </w:pPr>
            <w:r w:rsidRPr="009F59B1">
              <w:rPr>
                <w:b/>
                <w:bCs/>
              </w:rPr>
              <w:t>1.</w:t>
            </w:r>
            <w:r w:rsidRPr="009F59B1">
              <w:rPr>
                <w:rFonts w:eastAsia="Times New Roman"/>
                <w:b/>
                <w:bCs/>
              </w:rPr>
              <w:t>—Buildings and Works—</w:t>
            </w:r>
          </w:p>
        </w:tc>
        <w:tc>
          <w:tcPr>
            <w:tcW w:w="1350" w:type="dxa"/>
            <w:tcBorders>
              <w:top w:val="nil"/>
              <w:left w:val="nil"/>
              <w:bottom w:val="nil"/>
              <w:right w:val="single" w:sz="6" w:space="0" w:color="auto"/>
            </w:tcBorders>
            <w:shd w:val="clear" w:color="auto" w:fill="FFFFFF"/>
            <w:vAlign w:val="bottom"/>
          </w:tcPr>
          <w:p w14:paraId="66A21B68" w14:textId="77777777" w:rsidR="004F2EE9" w:rsidRPr="009F59B1" w:rsidRDefault="004F2EE9" w:rsidP="00D3084C">
            <w:pPr>
              <w:shd w:val="clear" w:color="auto" w:fill="FFFFFF"/>
              <w:tabs>
                <w:tab w:val="left" w:leader="dot" w:pos="5040"/>
              </w:tabs>
              <w:ind w:right="144"/>
              <w:jc w:val="right"/>
            </w:pPr>
          </w:p>
        </w:tc>
        <w:tc>
          <w:tcPr>
            <w:tcW w:w="1238" w:type="dxa"/>
            <w:tcBorders>
              <w:top w:val="nil"/>
              <w:left w:val="single" w:sz="6" w:space="0" w:color="auto"/>
              <w:bottom w:val="nil"/>
              <w:right w:val="nil"/>
            </w:tcBorders>
            <w:shd w:val="clear" w:color="auto" w:fill="FFFFFF"/>
            <w:vAlign w:val="bottom"/>
          </w:tcPr>
          <w:p w14:paraId="66A21B69" w14:textId="77777777" w:rsidR="004F2EE9" w:rsidRPr="009F59B1" w:rsidRDefault="004F2EE9" w:rsidP="00D3084C">
            <w:pPr>
              <w:shd w:val="clear" w:color="auto" w:fill="FFFFFF"/>
              <w:tabs>
                <w:tab w:val="left" w:leader="dot" w:pos="5040"/>
              </w:tabs>
              <w:ind w:right="144"/>
              <w:jc w:val="right"/>
            </w:pPr>
          </w:p>
        </w:tc>
        <w:tc>
          <w:tcPr>
            <w:tcW w:w="1221" w:type="dxa"/>
            <w:tcBorders>
              <w:top w:val="nil"/>
              <w:left w:val="nil"/>
              <w:bottom w:val="nil"/>
              <w:right w:val="nil"/>
            </w:tcBorders>
            <w:shd w:val="clear" w:color="auto" w:fill="FFFFFF"/>
            <w:vAlign w:val="bottom"/>
          </w:tcPr>
          <w:p w14:paraId="66A21B6A" w14:textId="77777777" w:rsidR="004F2EE9" w:rsidRPr="009F59B1" w:rsidRDefault="004F2EE9" w:rsidP="00D3084C">
            <w:pPr>
              <w:shd w:val="clear" w:color="auto" w:fill="FFFFFF"/>
              <w:tabs>
                <w:tab w:val="left" w:leader="dot" w:pos="5040"/>
              </w:tabs>
              <w:ind w:right="144"/>
              <w:jc w:val="right"/>
            </w:pPr>
          </w:p>
        </w:tc>
      </w:tr>
      <w:tr w:rsidR="004F2EE9" w:rsidRPr="009F59B1" w14:paraId="66A21B70" w14:textId="77777777" w:rsidTr="00D3084C">
        <w:trPr>
          <w:trHeight w:val="20"/>
          <w:jc w:val="center"/>
        </w:trPr>
        <w:tc>
          <w:tcPr>
            <w:tcW w:w="5220" w:type="dxa"/>
            <w:tcBorders>
              <w:top w:val="nil"/>
              <w:left w:val="nil"/>
              <w:right w:val="nil"/>
            </w:tcBorders>
            <w:shd w:val="clear" w:color="auto" w:fill="FFFFFF"/>
          </w:tcPr>
          <w:p w14:paraId="66A21B6C" w14:textId="77777777" w:rsidR="004F2EE9" w:rsidRPr="009F59B1" w:rsidRDefault="004F2EE9" w:rsidP="00D3084C">
            <w:pPr>
              <w:shd w:val="clear" w:color="auto" w:fill="FFFFFF"/>
              <w:tabs>
                <w:tab w:val="left" w:leader="dot" w:pos="5040"/>
              </w:tabs>
              <w:ind w:left="115"/>
              <w:jc w:val="both"/>
            </w:pPr>
            <w:r w:rsidRPr="009F59B1">
              <w:t>01. Commonwealth-State Law Courts, Sydney</w:t>
            </w:r>
            <w:r w:rsidR="008E2DD1">
              <w:tab/>
            </w:r>
          </w:p>
        </w:tc>
        <w:tc>
          <w:tcPr>
            <w:tcW w:w="1350" w:type="dxa"/>
            <w:tcBorders>
              <w:top w:val="nil"/>
              <w:left w:val="nil"/>
              <w:bottom w:val="single" w:sz="6" w:space="0" w:color="auto"/>
              <w:right w:val="single" w:sz="6" w:space="0" w:color="auto"/>
            </w:tcBorders>
            <w:shd w:val="clear" w:color="auto" w:fill="FFFFFF"/>
            <w:vAlign w:val="bottom"/>
          </w:tcPr>
          <w:p w14:paraId="66A21B6D" w14:textId="77777777" w:rsidR="004F2EE9" w:rsidRPr="009F59B1" w:rsidRDefault="004F2EE9" w:rsidP="00D3084C">
            <w:pPr>
              <w:shd w:val="clear" w:color="auto" w:fill="FFFFFF"/>
              <w:tabs>
                <w:tab w:val="left" w:leader="dot" w:pos="5040"/>
              </w:tabs>
              <w:ind w:right="144"/>
              <w:jc w:val="right"/>
            </w:pPr>
            <w:r w:rsidRPr="009F59B1">
              <w:t>4,000</w:t>
            </w:r>
          </w:p>
        </w:tc>
        <w:tc>
          <w:tcPr>
            <w:tcW w:w="1238" w:type="dxa"/>
            <w:tcBorders>
              <w:top w:val="nil"/>
              <w:left w:val="single" w:sz="6" w:space="0" w:color="auto"/>
              <w:bottom w:val="nil"/>
              <w:right w:val="nil"/>
            </w:tcBorders>
            <w:shd w:val="clear" w:color="auto" w:fill="FFFFFF"/>
            <w:vAlign w:val="bottom"/>
          </w:tcPr>
          <w:p w14:paraId="66A21B6E" w14:textId="77777777" w:rsidR="004F2EE9" w:rsidRPr="009F59B1" w:rsidRDefault="004F2EE9" w:rsidP="00D3084C">
            <w:pPr>
              <w:shd w:val="clear" w:color="auto" w:fill="FFFFFF"/>
              <w:tabs>
                <w:tab w:val="left" w:leader="dot" w:pos="5040"/>
              </w:tabs>
              <w:ind w:right="144"/>
              <w:jc w:val="right"/>
            </w:pPr>
            <w:r w:rsidRPr="009F59B1">
              <w:t>20,000</w:t>
            </w:r>
          </w:p>
        </w:tc>
        <w:tc>
          <w:tcPr>
            <w:tcW w:w="1221" w:type="dxa"/>
            <w:tcBorders>
              <w:top w:val="nil"/>
              <w:left w:val="nil"/>
              <w:bottom w:val="nil"/>
              <w:right w:val="nil"/>
            </w:tcBorders>
            <w:shd w:val="clear" w:color="auto" w:fill="FFFFFF"/>
            <w:vAlign w:val="bottom"/>
          </w:tcPr>
          <w:p w14:paraId="66A21B6F" w14:textId="77777777" w:rsidR="004F2EE9" w:rsidRPr="009F59B1" w:rsidRDefault="004F2EE9" w:rsidP="00D3084C">
            <w:pPr>
              <w:shd w:val="clear" w:color="auto" w:fill="FFFFFF"/>
              <w:tabs>
                <w:tab w:val="left" w:leader="dot" w:pos="5040"/>
              </w:tabs>
              <w:ind w:right="144"/>
              <w:jc w:val="right"/>
            </w:pPr>
            <w:r w:rsidRPr="009F59B1">
              <w:t>46,757</w:t>
            </w:r>
          </w:p>
        </w:tc>
      </w:tr>
      <w:tr w:rsidR="004F2EE9" w:rsidRPr="009F59B1" w14:paraId="66A21B75" w14:textId="77777777" w:rsidTr="00D3084C">
        <w:trPr>
          <w:trHeight w:val="20"/>
          <w:jc w:val="center"/>
        </w:trPr>
        <w:tc>
          <w:tcPr>
            <w:tcW w:w="5220" w:type="dxa"/>
            <w:tcBorders>
              <w:left w:val="nil"/>
              <w:bottom w:val="nil"/>
              <w:right w:val="nil"/>
            </w:tcBorders>
            <w:shd w:val="clear" w:color="auto" w:fill="FFFFFF"/>
          </w:tcPr>
          <w:p w14:paraId="66A21B71" w14:textId="77777777" w:rsidR="004F2EE9" w:rsidRPr="009F59B1" w:rsidRDefault="004F2EE9" w:rsidP="008E2DD1">
            <w:pPr>
              <w:shd w:val="clear" w:color="auto" w:fill="FFFFFF"/>
              <w:tabs>
                <w:tab w:val="left" w:leader="dot" w:pos="5040"/>
              </w:tabs>
              <w:spacing w:before="120"/>
              <w:jc w:val="both"/>
            </w:pPr>
            <w:r w:rsidRPr="009F59B1">
              <w:rPr>
                <w:b/>
                <w:bCs/>
              </w:rPr>
              <w:t>2.</w:t>
            </w:r>
            <w:r w:rsidRPr="009F59B1">
              <w:rPr>
                <w:rFonts w:eastAsia="Times New Roman"/>
                <w:b/>
                <w:bCs/>
              </w:rPr>
              <w:t>—Plant and Equipment—</w:t>
            </w:r>
          </w:p>
        </w:tc>
        <w:tc>
          <w:tcPr>
            <w:tcW w:w="1350" w:type="dxa"/>
            <w:tcBorders>
              <w:top w:val="single" w:sz="6" w:space="0" w:color="auto"/>
              <w:left w:val="nil"/>
              <w:bottom w:val="nil"/>
              <w:right w:val="single" w:sz="6" w:space="0" w:color="auto"/>
            </w:tcBorders>
            <w:shd w:val="clear" w:color="auto" w:fill="FFFFFF"/>
            <w:vAlign w:val="bottom"/>
          </w:tcPr>
          <w:p w14:paraId="66A21B72" w14:textId="77777777" w:rsidR="004F2EE9" w:rsidRPr="009F59B1" w:rsidRDefault="004F2EE9" w:rsidP="00D3084C">
            <w:pPr>
              <w:shd w:val="clear" w:color="auto" w:fill="FFFFFF"/>
              <w:tabs>
                <w:tab w:val="left" w:leader="dot" w:pos="5040"/>
              </w:tabs>
              <w:ind w:right="144"/>
              <w:jc w:val="right"/>
            </w:pPr>
          </w:p>
        </w:tc>
        <w:tc>
          <w:tcPr>
            <w:tcW w:w="1238" w:type="dxa"/>
            <w:tcBorders>
              <w:top w:val="nil"/>
              <w:left w:val="single" w:sz="6" w:space="0" w:color="auto"/>
              <w:bottom w:val="nil"/>
              <w:right w:val="nil"/>
            </w:tcBorders>
            <w:shd w:val="clear" w:color="auto" w:fill="FFFFFF"/>
            <w:vAlign w:val="bottom"/>
          </w:tcPr>
          <w:p w14:paraId="66A21B73" w14:textId="77777777" w:rsidR="004F2EE9" w:rsidRPr="009F59B1" w:rsidRDefault="004F2EE9" w:rsidP="00D3084C">
            <w:pPr>
              <w:shd w:val="clear" w:color="auto" w:fill="FFFFFF"/>
              <w:tabs>
                <w:tab w:val="left" w:leader="dot" w:pos="5040"/>
              </w:tabs>
              <w:ind w:right="144"/>
              <w:jc w:val="right"/>
            </w:pPr>
          </w:p>
        </w:tc>
        <w:tc>
          <w:tcPr>
            <w:tcW w:w="1221" w:type="dxa"/>
            <w:tcBorders>
              <w:top w:val="nil"/>
              <w:left w:val="nil"/>
              <w:bottom w:val="nil"/>
              <w:right w:val="nil"/>
            </w:tcBorders>
            <w:shd w:val="clear" w:color="auto" w:fill="FFFFFF"/>
            <w:vAlign w:val="bottom"/>
          </w:tcPr>
          <w:p w14:paraId="66A21B74" w14:textId="77777777" w:rsidR="004F2EE9" w:rsidRPr="009F59B1" w:rsidRDefault="004F2EE9" w:rsidP="00D3084C">
            <w:pPr>
              <w:shd w:val="clear" w:color="auto" w:fill="FFFFFF"/>
              <w:tabs>
                <w:tab w:val="left" w:leader="dot" w:pos="5040"/>
              </w:tabs>
              <w:ind w:right="144"/>
              <w:jc w:val="right"/>
            </w:pPr>
          </w:p>
        </w:tc>
      </w:tr>
      <w:tr w:rsidR="004F2EE9" w:rsidRPr="009F59B1" w14:paraId="66A21B7A" w14:textId="77777777" w:rsidTr="008E2DD1">
        <w:trPr>
          <w:trHeight w:val="20"/>
          <w:jc w:val="center"/>
        </w:trPr>
        <w:tc>
          <w:tcPr>
            <w:tcW w:w="5220" w:type="dxa"/>
            <w:tcBorders>
              <w:top w:val="nil"/>
              <w:left w:val="nil"/>
              <w:right w:val="nil"/>
            </w:tcBorders>
            <w:shd w:val="clear" w:color="auto" w:fill="FFFFFF"/>
          </w:tcPr>
          <w:p w14:paraId="66A21B76" w14:textId="77777777" w:rsidR="004F2EE9" w:rsidRPr="009F59B1" w:rsidRDefault="004F2EE9" w:rsidP="00D3084C">
            <w:pPr>
              <w:shd w:val="clear" w:color="auto" w:fill="FFFFFF"/>
              <w:tabs>
                <w:tab w:val="left" w:leader="dot" w:pos="5040"/>
              </w:tabs>
              <w:ind w:left="110"/>
              <w:jc w:val="both"/>
            </w:pPr>
            <w:r w:rsidRPr="009F59B1">
              <w:t>03. Family Court equipment</w:t>
            </w:r>
            <w:r w:rsidR="008E2DD1">
              <w:tab/>
            </w:r>
          </w:p>
        </w:tc>
        <w:tc>
          <w:tcPr>
            <w:tcW w:w="1350" w:type="dxa"/>
            <w:tcBorders>
              <w:top w:val="nil"/>
              <w:left w:val="nil"/>
              <w:bottom w:val="single" w:sz="6" w:space="0" w:color="auto"/>
              <w:right w:val="single" w:sz="6" w:space="0" w:color="auto"/>
            </w:tcBorders>
            <w:shd w:val="clear" w:color="auto" w:fill="FFFFFF"/>
            <w:vAlign w:val="bottom"/>
          </w:tcPr>
          <w:p w14:paraId="66A21B77" w14:textId="77777777" w:rsidR="004F2EE9" w:rsidRPr="009F59B1" w:rsidRDefault="004F2EE9" w:rsidP="00D3084C">
            <w:pPr>
              <w:shd w:val="clear" w:color="auto" w:fill="FFFFFF"/>
              <w:tabs>
                <w:tab w:val="left" w:leader="dot" w:pos="5040"/>
              </w:tabs>
              <w:ind w:right="144"/>
              <w:jc w:val="right"/>
            </w:pPr>
            <w:r w:rsidRPr="009F59B1">
              <w:t>11,000</w:t>
            </w:r>
          </w:p>
        </w:tc>
        <w:tc>
          <w:tcPr>
            <w:tcW w:w="1238" w:type="dxa"/>
            <w:tcBorders>
              <w:top w:val="nil"/>
              <w:left w:val="single" w:sz="6" w:space="0" w:color="auto"/>
              <w:bottom w:val="nil"/>
              <w:right w:val="nil"/>
            </w:tcBorders>
            <w:shd w:val="clear" w:color="auto" w:fill="FFFFFF"/>
            <w:vAlign w:val="bottom"/>
          </w:tcPr>
          <w:p w14:paraId="66A21B78" w14:textId="77777777" w:rsidR="004F2EE9" w:rsidRPr="009F59B1" w:rsidRDefault="004F2EE9" w:rsidP="00D3084C">
            <w:pPr>
              <w:shd w:val="clear" w:color="auto" w:fill="FFFFFF"/>
              <w:tabs>
                <w:tab w:val="left" w:leader="dot" w:pos="5040"/>
              </w:tabs>
              <w:ind w:right="144"/>
              <w:jc w:val="right"/>
            </w:pPr>
            <w:r w:rsidRPr="009F59B1">
              <w:t>30,000</w:t>
            </w:r>
          </w:p>
        </w:tc>
        <w:tc>
          <w:tcPr>
            <w:tcW w:w="1221" w:type="dxa"/>
            <w:tcBorders>
              <w:top w:val="nil"/>
              <w:left w:val="nil"/>
              <w:bottom w:val="nil"/>
              <w:right w:val="nil"/>
            </w:tcBorders>
            <w:shd w:val="clear" w:color="auto" w:fill="FFFFFF"/>
            <w:vAlign w:val="bottom"/>
          </w:tcPr>
          <w:p w14:paraId="66A21B79" w14:textId="77777777" w:rsidR="004F2EE9" w:rsidRPr="009F59B1" w:rsidRDefault="004F2EE9" w:rsidP="00D3084C">
            <w:pPr>
              <w:shd w:val="clear" w:color="auto" w:fill="FFFFFF"/>
              <w:tabs>
                <w:tab w:val="left" w:leader="dot" w:pos="5040"/>
              </w:tabs>
              <w:ind w:right="144"/>
              <w:jc w:val="right"/>
            </w:pPr>
            <w:r w:rsidRPr="009F59B1">
              <w:t>..</w:t>
            </w:r>
          </w:p>
        </w:tc>
      </w:tr>
      <w:tr w:rsidR="004F2EE9" w:rsidRPr="009F59B1" w14:paraId="66A21B7F" w14:textId="77777777" w:rsidTr="008E2DD1">
        <w:trPr>
          <w:trHeight w:val="20"/>
          <w:jc w:val="center"/>
        </w:trPr>
        <w:tc>
          <w:tcPr>
            <w:tcW w:w="5220" w:type="dxa"/>
            <w:tcBorders>
              <w:left w:val="nil"/>
              <w:bottom w:val="single" w:sz="4" w:space="0" w:color="auto"/>
              <w:right w:val="nil"/>
            </w:tcBorders>
            <w:shd w:val="clear" w:color="auto" w:fill="FFFFFF"/>
          </w:tcPr>
          <w:p w14:paraId="66A21B7B" w14:textId="77777777" w:rsidR="004F2EE9" w:rsidRPr="009F59B1" w:rsidRDefault="004F2EE9" w:rsidP="008E2DD1">
            <w:pPr>
              <w:shd w:val="clear" w:color="auto" w:fill="FFFFFF"/>
              <w:tabs>
                <w:tab w:val="left" w:leader="dot" w:pos="5040"/>
              </w:tabs>
              <w:spacing w:before="60" w:after="60"/>
              <w:jc w:val="both"/>
            </w:pPr>
            <w:r w:rsidRPr="009F59B1">
              <w:rPr>
                <w:b/>
                <w:bCs/>
              </w:rPr>
              <w:t>Total: Attorney-General's Department</w:t>
            </w:r>
            <w:r w:rsidR="008E2DD1">
              <w:rPr>
                <w:b/>
                <w:bCs/>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B7C" w14:textId="77777777" w:rsidR="004F2EE9" w:rsidRPr="009F59B1" w:rsidRDefault="004F2EE9" w:rsidP="008E2DD1">
            <w:pPr>
              <w:shd w:val="clear" w:color="auto" w:fill="FFFFFF"/>
              <w:tabs>
                <w:tab w:val="left" w:leader="dot" w:pos="5040"/>
              </w:tabs>
              <w:spacing w:before="60" w:after="60"/>
              <w:ind w:right="144"/>
              <w:jc w:val="right"/>
            </w:pPr>
            <w:r w:rsidRPr="009F59B1">
              <w:rPr>
                <w:b/>
                <w:bCs/>
              </w:rPr>
              <w:t>15,000</w:t>
            </w:r>
          </w:p>
        </w:tc>
        <w:tc>
          <w:tcPr>
            <w:tcW w:w="1238" w:type="dxa"/>
            <w:tcBorders>
              <w:top w:val="nil"/>
              <w:left w:val="single" w:sz="6" w:space="0" w:color="auto"/>
              <w:bottom w:val="single" w:sz="6" w:space="0" w:color="auto"/>
              <w:right w:val="nil"/>
            </w:tcBorders>
            <w:shd w:val="clear" w:color="auto" w:fill="FFFFFF"/>
            <w:vAlign w:val="bottom"/>
          </w:tcPr>
          <w:p w14:paraId="66A21B7D" w14:textId="77777777" w:rsidR="004F2EE9" w:rsidRPr="009F59B1" w:rsidRDefault="004F2EE9" w:rsidP="00D3084C">
            <w:pPr>
              <w:shd w:val="clear" w:color="auto" w:fill="FFFFFF"/>
              <w:tabs>
                <w:tab w:val="left" w:leader="dot" w:pos="5040"/>
              </w:tabs>
              <w:ind w:right="144"/>
              <w:jc w:val="right"/>
            </w:pPr>
          </w:p>
        </w:tc>
        <w:tc>
          <w:tcPr>
            <w:tcW w:w="1221" w:type="dxa"/>
            <w:tcBorders>
              <w:top w:val="nil"/>
              <w:left w:val="nil"/>
              <w:bottom w:val="single" w:sz="6" w:space="0" w:color="auto"/>
              <w:right w:val="nil"/>
            </w:tcBorders>
            <w:shd w:val="clear" w:color="auto" w:fill="FFFFFF"/>
            <w:vAlign w:val="bottom"/>
          </w:tcPr>
          <w:p w14:paraId="66A21B7E" w14:textId="77777777" w:rsidR="004F2EE9" w:rsidRPr="009F59B1" w:rsidRDefault="004F2EE9" w:rsidP="00D3084C">
            <w:pPr>
              <w:shd w:val="clear" w:color="auto" w:fill="FFFFFF"/>
              <w:tabs>
                <w:tab w:val="left" w:leader="dot" w:pos="5040"/>
              </w:tabs>
              <w:ind w:right="144"/>
              <w:jc w:val="right"/>
            </w:pPr>
          </w:p>
        </w:tc>
      </w:tr>
      <w:tr w:rsidR="004F2EE9" w:rsidRPr="009F59B1" w14:paraId="66A21B84" w14:textId="77777777" w:rsidTr="008E2DD1">
        <w:trPr>
          <w:trHeight w:val="20"/>
          <w:jc w:val="center"/>
        </w:trPr>
        <w:tc>
          <w:tcPr>
            <w:tcW w:w="5220" w:type="dxa"/>
            <w:tcBorders>
              <w:top w:val="single" w:sz="4" w:space="0" w:color="auto"/>
              <w:left w:val="nil"/>
              <w:bottom w:val="nil"/>
              <w:right w:val="nil"/>
            </w:tcBorders>
            <w:shd w:val="clear" w:color="auto" w:fill="FFFFFF"/>
          </w:tcPr>
          <w:p w14:paraId="66A21B80" w14:textId="77777777" w:rsidR="004F2EE9" w:rsidRPr="009F59B1" w:rsidRDefault="004F2EE9" w:rsidP="001069BC">
            <w:pPr>
              <w:shd w:val="clear" w:color="auto" w:fill="FFFFFF"/>
              <w:tabs>
                <w:tab w:val="left" w:leader="dot" w:pos="5040"/>
              </w:tabs>
              <w:spacing w:before="600" w:after="120"/>
              <w:pPrChange w:id="6" w:author="Proof Communications" w:date="2020-04-27T12:41:00Z">
                <w:pPr>
                  <w:shd w:val="clear" w:color="auto" w:fill="FFFFFF"/>
                  <w:tabs>
                    <w:tab w:val="left" w:leader="dot" w:pos="5040"/>
                  </w:tabs>
                  <w:spacing w:before="600" w:after="120"/>
                  <w:jc w:val="both"/>
                </w:pPr>
              </w:pPrChange>
            </w:pPr>
            <w:r w:rsidRPr="009F59B1">
              <w:rPr>
                <w:b/>
                <w:bCs/>
              </w:rPr>
              <w:t>DEPARTMENT OF BUSINESS AND CONSUMER AFFAIRS</w:t>
            </w:r>
          </w:p>
        </w:tc>
        <w:tc>
          <w:tcPr>
            <w:tcW w:w="1350" w:type="dxa"/>
            <w:tcBorders>
              <w:top w:val="single" w:sz="6" w:space="0" w:color="auto"/>
              <w:left w:val="nil"/>
              <w:bottom w:val="nil"/>
              <w:right w:val="single" w:sz="6" w:space="0" w:color="auto"/>
            </w:tcBorders>
            <w:shd w:val="clear" w:color="auto" w:fill="FFFFFF"/>
            <w:vAlign w:val="bottom"/>
          </w:tcPr>
          <w:p w14:paraId="66A21B81" w14:textId="77777777" w:rsidR="004F2EE9" w:rsidRPr="009F59B1" w:rsidRDefault="004F2EE9" w:rsidP="00D3084C">
            <w:pPr>
              <w:shd w:val="clear" w:color="auto" w:fill="FFFFFF"/>
              <w:tabs>
                <w:tab w:val="left" w:leader="dot" w:pos="5040"/>
              </w:tabs>
              <w:ind w:right="144"/>
              <w:jc w:val="right"/>
            </w:pPr>
          </w:p>
        </w:tc>
        <w:tc>
          <w:tcPr>
            <w:tcW w:w="1238" w:type="dxa"/>
            <w:tcBorders>
              <w:top w:val="single" w:sz="6" w:space="0" w:color="auto"/>
              <w:left w:val="single" w:sz="6" w:space="0" w:color="auto"/>
              <w:bottom w:val="nil"/>
              <w:right w:val="nil"/>
            </w:tcBorders>
            <w:vAlign w:val="bottom"/>
          </w:tcPr>
          <w:p w14:paraId="66A21B82" w14:textId="77777777" w:rsidR="004F2EE9" w:rsidRPr="009F59B1" w:rsidRDefault="004F2EE9" w:rsidP="00D3084C">
            <w:pPr>
              <w:tabs>
                <w:tab w:val="left" w:leader="dot" w:pos="5040"/>
              </w:tabs>
              <w:ind w:right="144"/>
              <w:jc w:val="right"/>
            </w:pPr>
          </w:p>
        </w:tc>
        <w:tc>
          <w:tcPr>
            <w:tcW w:w="1221" w:type="dxa"/>
            <w:tcBorders>
              <w:top w:val="single" w:sz="6" w:space="0" w:color="auto"/>
              <w:left w:val="nil"/>
              <w:bottom w:val="nil"/>
              <w:right w:val="nil"/>
            </w:tcBorders>
            <w:vAlign w:val="bottom"/>
          </w:tcPr>
          <w:p w14:paraId="66A21B83" w14:textId="77777777" w:rsidR="004F2EE9" w:rsidRPr="009F59B1" w:rsidRDefault="004F2EE9" w:rsidP="00D3084C">
            <w:pPr>
              <w:tabs>
                <w:tab w:val="left" w:leader="dot" w:pos="5040"/>
              </w:tabs>
              <w:ind w:right="144"/>
              <w:jc w:val="right"/>
            </w:pPr>
          </w:p>
        </w:tc>
      </w:tr>
      <w:tr w:rsidR="004F2EE9" w:rsidRPr="009F59B1" w14:paraId="66A21B89" w14:textId="77777777" w:rsidTr="00D3084C">
        <w:trPr>
          <w:trHeight w:val="20"/>
          <w:jc w:val="center"/>
        </w:trPr>
        <w:tc>
          <w:tcPr>
            <w:tcW w:w="5220" w:type="dxa"/>
            <w:tcBorders>
              <w:top w:val="nil"/>
              <w:left w:val="nil"/>
              <w:bottom w:val="nil"/>
              <w:right w:val="nil"/>
            </w:tcBorders>
            <w:shd w:val="clear" w:color="auto" w:fill="FFFFFF"/>
          </w:tcPr>
          <w:p w14:paraId="66A21B85" w14:textId="77777777" w:rsidR="004F2EE9" w:rsidRPr="009F59B1" w:rsidRDefault="004F2EE9" w:rsidP="00D3084C">
            <w:pPr>
              <w:shd w:val="clear" w:color="auto" w:fill="FFFFFF"/>
              <w:tabs>
                <w:tab w:val="left" w:leader="dot" w:pos="5040"/>
              </w:tabs>
              <w:jc w:val="both"/>
            </w:pPr>
            <w:r w:rsidRPr="009F59B1">
              <w:rPr>
                <w:smallCaps/>
              </w:rPr>
              <w:t xml:space="preserve">Division </w:t>
            </w:r>
            <w:r w:rsidRPr="009F59B1">
              <w:t>833.</w:t>
            </w:r>
            <w:r w:rsidRPr="009F59B1">
              <w:rPr>
                <w:rFonts w:eastAsia="Times New Roman"/>
              </w:rPr>
              <w:t>—OTHER SERVICES</w:t>
            </w:r>
          </w:p>
        </w:tc>
        <w:tc>
          <w:tcPr>
            <w:tcW w:w="1350" w:type="dxa"/>
            <w:tcBorders>
              <w:top w:val="nil"/>
              <w:left w:val="nil"/>
              <w:bottom w:val="nil"/>
              <w:right w:val="single" w:sz="6" w:space="0" w:color="auto"/>
            </w:tcBorders>
            <w:shd w:val="clear" w:color="auto" w:fill="FFFFFF"/>
            <w:vAlign w:val="bottom"/>
          </w:tcPr>
          <w:p w14:paraId="66A21B86" w14:textId="77777777" w:rsidR="004F2EE9" w:rsidRPr="009F59B1" w:rsidRDefault="004F2EE9" w:rsidP="00D3084C">
            <w:pPr>
              <w:shd w:val="clear" w:color="auto" w:fill="FFFFFF"/>
              <w:tabs>
                <w:tab w:val="left" w:leader="dot" w:pos="5040"/>
              </w:tabs>
              <w:ind w:right="144"/>
              <w:jc w:val="right"/>
            </w:pPr>
          </w:p>
        </w:tc>
        <w:tc>
          <w:tcPr>
            <w:tcW w:w="1238" w:type="dxa"/>
            <w:tcBorders>
              <w:top w:val="nil"/>
              <w:left w:val="single" w:sz="6" w:space="0" w:color="auto"/>
              <w:bottom w:val="nil"/>
              <w:right w:val="nil"/>
            </w:tcBorders>
            <w:shd w:val="clear" w:color="auto" w:fill="FFFFFF"/>
            <w:vAlign w:val="bottom"/>
          </w:tcPr>
          <w:p w14:paraId="66A21B87" w14:textId="77777777" w:rsidR="004F2EE9" w:rsidRPr="009F59B1" w:rsidRDefault="004F2EE9" w:rsidP="00D3084C">
            <w:pPr>
              <w:shd w:val="clear" w:color="auto" w:fill="FFFFFF"/>
              <w:tabs>
                <w:tab w:val="left" w:leader="dot" w:pos="5040"/>
              </w:tabs>
              <w:ind w:right="144"/>
              <w:jc w:val="right"/>
            </w:pPr>
          </w:p>
        </w:tc>
        <w:tc>
          <w:tcPr>
            <w:tcW w:w="1221" w:type="dxa"/>
            <w:tcBorders>
              <w:top w:val="nil"/>
              <w:left w:val="nil"/>
              <w:bottom w:val="nil"/>
              <w:right w:val="nil"/>
            </w:tcBorders>
            <w:shd w:val="clear" w:color="auto" w:fill="FFFFFF"/>
            <w:vAlign w:val="bottom"/>
          </w:tcPr>
          <w:p w14:paraId="66A21B88" w14:textId="77777777" w:rsidR="004F2EE9" w:rsidRPr="009F59B1" w:rsidRDefault="004F2EE9" w:rsidP="00D3084C">
            <w:pPr>
              <w:shd w:val="clear" w:color="auto" w:fill="FFFFFF"/>
              <w:tabs>
                <w:tab w:val="left" w:leader="dot" w:pos="5040"/>
              </w:tabs>
              <w:ind w:right="144"/>
              <w:jc w:val="right"/>
            </w:pPr>
          </w:p>
        </w:tc>
      </w:tr>
      <w:tr w:rsidR="004F2EE9" w:rsidRPr="009F59B1" w14:paraId="66A21B8E" w14:textId="77777777" w:rsidTr="00D3084C">
        <w:trPr>
          <w:trHeight w:val="20"/>
          <w:jc w:val="center"/>
        </w:trPr>
        <w:tc>
          <w:tcPr>
            <w:tcW w:w="5220" w:type="dxa"/>
            <w:tcBorders>
              <w:top w:val="nil"/>
              <w:left w:val="nil"/>
              <w:right w:val="nil"/>
            </w:tcBorders>
            <w:shd w:val="clear" w:color="auto" w:fill="FFFFFF"/>
          </w:tcPr>
          <w:p w14:paraId="66A21B8A" w14:textId="77777777" w:rsidR="004F2EE9" w:rsidRPr="009F59B1" w:rsidRDefault="004F2EE9" w:rsidP="0091688F">
            <w:pPr>
              <w:shd w:val="clear" w:color="auto" w:fill="FFFFFF"/>
              <w:tabs>
                <w:tab w:val="left" w:leader="dot" w:pos="5040"/>
              </w:tabs>
              <w:ind w:left="691" w:hanging="576"/>
            </w:pPr>
            <w:r w:rsidRPr="009F59B1">
              <w:t>01. Liquefied</w:t>
            </w:r>
            <w:r w:rsidR="00C92EA3" w:rsidRPr="009F59B1">
              <w:t xml:space="preserve"> </w:t>
            </w:r>
            <w:r w:rsidRPr="009F59B1">
              <w:t>Petroleum</w:t>
            </w:r>
            <w:r w:rsidR="00C92EA3" w:rsidRPr="009F59B1">
              <w:t xml:space="preserve"> </w:t>
            </w:r>
            <w:r w:rsidRPr="009F59B1">
              <w:t>Gas</w:t>
            </w:r>
            <w:r w:rsidR="00C92EA3" w:rsidRPr="009F59B1">
              <w:t xml:space="preserve"> </w:t>
            </w:r>
            <w:r w:rsidRPr="009F59B1">
              <w:t>Subsidy</w:t>
            </w:r>
            <w:r w:rsidR="00C92EA3" w:rsidRPr="009F59B1">
              <w:t xml:space="preserve"> </w:t>
            </w:r>
            <w:r w:rsidRPr="009F59B1">
              <w:t>Scheme</w:t>
            </w:r>
            <w:r w:rsidR="008E2DD1">
              <w:rPr>
                <w:rFonts w:eastAsia="Times New Roman"/>
              </w:rPr>
              <w:t>—</w:t>
            </w:r>
            <w:r w:rsidRPr="009F59B1">
              <w:rPr>
                <w:rFonts w:eastAsia="Times New Roman"/>
              </w:rPr>
              <w:t>Australian Capital Territory</w:t>
            </w:r>
            <w:r w:rsidR="008E2DD1">
              <w:rPr>
                <w:rFonts w:eastAsia="Times New Roman"/>
              </w:rPr>
              <w:tab/>
            </w:r>
          </w:p>
        </w:tc>
        <w:tc>
          <w:tcPr>
            <w:tcW w:w="1350" w:type="dxa"/>
            <w:tcBorders>
              <w:top w:val="nil"/>
              <w:left w:val="nil"/>
              <w:bottom w:val="single" w:sz="6" w:space="0" w:color="auto"/>
              <w:right w:val="single" w:sz="6" w:space="0" w:color="auto"/>
            </w:tcBorders>
            <w:shd w:val="clear" w:color="auto" w:fill="FFFFFF"/>
            <w:vAlign w:val="bottom"/>
          </w:tcPr>
          <w:p w14:paraId="66A21B8B" w14:textId="77777777" w:rsidR="004F2EE9" w:rsidRPr="009F59B1" w:rsidRDefault="004F2EE9" w:rsidP="00D3084C">
            <w:pPr>
              <w:shd w:val="clear" w:color="auto" w:fill="FFFFFF"/>
              <w:tabs>
                <w:tab w:val="left" w:leader="dot" w:pos="5040"/>
              </w:tabs>
              <w:ind w:right="144"/>
              <w:jc w:val="right"/>
            </w:pPr>
            <w:r w:rsidRPr="009F59B1">
              <w:t>30,000</w:t>
            </w:r>
          </w:p>
        </w:tc>
        <w:tc>
          <w:tcPr>
            <w:tcW w:w="1238" w:type="dxa"/>
            <w:tcBorders>
              <w:top w:val="nil"/>
              <w:left w:val="single" w:sz="6" w:space="0" w:color="auto"/>
              <w:bottom w:val="nil"/>
              <w:right w:val="nil"/>
            </w:tcBorders>
            <w:shd w:val="clear" w:color="auto" w:fill="FFFFFF"/>
            <w:vAlign w:val="bottom"/>
          </w:tcPr>
          <w:p w14:paraId="66A21B8C" w14:textId="77777777" w:rsidR="004F2EE9" w:rsidRPr="009F59B1" w:rsidRDefault="004F2EE9" w:rsidP="00D3084C">
            <w:pPr>
              <w:shd w:val="clear" w:color="auto" w:fill="FFFFFF"/>
              <w:tabs>
                <w:tab w:val="left" w:leader="dot" w:pos="5040"/>
              </w:tabs>
              <w:ind w:right="144"/>
              <w:jc w:val="right"/>
            </w:pPr>
            <w:r w:rsidRPr="009F59B1">
              <w:t>200,000</w:t>
            </w:r>
          </w:p>
        </w:tc>
        <w:tc>
          <w:tcPr>
            <w:tcW w:w="1221" w:type="dxa"/>
            <w:tcBorders>
              <w:top w:val="nil"/>
              <w:left w:val="nil"/>
              <w:bottom w:val="nil"/>
              <w:right w:val="nil"/>
            </w:tcBorders>
            <w:shd w:val="clear" w:color="auto" w:fill="FFFFFF"/>
            <w:vAlign w:val="bottom"/>
          </w:tcPr>
          <w:p w14:paraId="66A21B8D" w14:textId="77777777" w:rsidR="004F2EE9" w:rsidRPr="009F59B1" w:rsidRDefault="004F2EE9" w:rsidP="00D3084C">
            <w:pPr>
              <w:shd w:val="clear" w:color="auto" w:fill="FFFFFF"/>
              <w:tabs>
                <w:tab w:val="left" w:leader="dot" w:pos="5040"/>
              </w:tabs>
              <w:ind w:right="144"/>
              <w:jc w:val="right"/>
            </w:pPr>
            <w:r w:rsidRPr="009F59B1">
              <w:t>..</w:t>
            </w:r>
          </w:p>
        </w:tc>
      </w:tr>
      <w:tr w:rsidR="004F2EE9" w:rsidRPr="009F59B1" w14:paraId="66A21B93" w14:textId="77777777" w:rsidTr="00D3084C">
        <w:trPr>
          <w:trHeight w:val="20"/>
          <w:jc w:val="center"/>
        </w:trPr>
        <w:tc>
          <w:tcPr>
            <w:tcW w:w="5220" w:type="dxa"/>
            <w:tcBorders>
              <w:left w:val="nil"/>
              <w:bottom w:val="single" w:sz="6" w:space="0" w:color="auto"/>
              <w:right w:val="nil"/>
            </w:tcBorders>
            <w:shd w:val="clear" w:color="auto" w:fill="FFFFFF"/>
          </w:tcPr>
          <w:p w14:paraId="66A21B8F" w14:textId="77777777" w:rsidR="004F2EE9" w:rsidRPr="009F59B1" w:rsidRDefault="004F2EE9" w:rsidP="008E2DD1">
            <w:pPr>
              <w:shd w:val="clear" w:color="auto" w:fill="FFFFFF"/>
              <w:tabs>
                <w:tab w:val="left" w:leader="dot" w:pos="5040"/>
              </w:tabs>
              <w:spacing w:before="60" w:after="60"/>
              <w:jc w:val="both"/>
            </w:pPr>
            <w:r w:rsidRPr="009F59B1">
              <w:rPr>
                <w:b/>
                <w:bCs/>
              </w:rPr>
              <w:t>Total: Department o</w:t>
            </w:r>
            <w:r w:rsidR="0071312D" w:rsidRPr="009F59B1">
              <w:rPr>
                <w:b/>
                <w:bCs/>
              </w:rPr>
              <w:t>f Business and Consumer Affairs</w:t>
            </w:r>
            <w:r w:rsidR="008E2DD1">
              <w:rPr>
                <w:b/>
                <w:bCs/>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B90" w14:textId="77777777" w:rsidR="004F2EE9" w:rsidRPr="008E2DD1" w:rsidRDefault="004F2EE9" w:rsidP="008E2DD1">
            <w:pPr>
              <w:shd w:val="clear" w:color="auto" w:fill="FFFFFF"/>
              <w:tabs>
                <w:tab w:val="left" w:leader="dot" w:pos="5040"/>
              </w:tabs>
              <w:spacing w:before="60" w:after="60"/>
              <w:ind w:right="144"/>
              <w:jc w:val="right"/>
              <w:rPr>
                <w:b/>
              </w:rPr>
            </w:pPr>
            <w:r w:rsidRPr="008E2DD1">
              <w:rPr>
                <w:b/>
              </w:rPr>
              <w:t>30,000</w:t>
            </w:r>
          </w:p>
        </w:tc>
        <w:tc>
          <w:tcPr>
            <w:tcW w:w="1238" w:type="dxa"/>
            <w:tcBorders>
              <w:top w:val="nil"/>
              <w:left w:val="single" w:sz="6" w:space="0" w:color="auto"/>
              <w:bottom w:val="single" w:sz="6" w:space="0" w:color="auto"/>
              <w:right w:val="nil"/>
            </w:tcBorders>
            <w:shd w:val="clear" w:color="auto" w:fill="FFFFFF"/>
            <w:vAlign w:val="bottom"/>
          </w:tcPr>
          <w:p w14:paraId="66A21B91" w14:textId="77777777" w:rsidR="004F2EE9" w:rsidRPr="009F59B1" w:rsidRDefault="004F2EE9" w:rsidP="00D3084C">
            <w:pPr>
              <w:shd w:val="clear" w:color="auto" w:fill="FFFFFF"/>
              <w:tabs>
                <w:tab w:val="left" w:leader="dot" w:pos="5040"/>
              </w:tabs>
              <w:ind w:right="144"/>
              <w:jc w:val="right"/>
            </w:pPr>
          </w:p>
        </w:tc>
        <w:tc>
          <w:tcPr>
            <w:tcW w:w="1221" w:type="dxa"/>
            <w:tcBorders>
              <w:top w:val="nil"/>
              <w:left w:val="nil"/>
              <w:bottom w:val="single" w:sz="6" w:space="0" w:color="auto"/>
              <w:right w:val="nil"/>
            </w:tcBorders>
            <w:shd w:val="clear" w:color="auto" w:fill="FFFFFF"/>
            <w:vAlign w:val="bottom"/>
          </w:tcPr>
          <w:p w14:paraId="66A21B92" w14:textId="77777777" w:rsidR="004F2EE9" w:rsidRPr="009F59B1" w:rsidRDefault="004F2EE9" w:rsidP="00D3084C">
            <w:pPr>
              <w:shd w:val="clear" w:color="auto" w:fill="FFFFFF"/>
              <w:tabs>
                <w:tab w:val="left" w:leader="dot" w:pos="5040"/>
              </w:tabs>
              <w:ind w:right="144"/>
              <w:jc w:val="right"/>
            </w:pPr>
          </w:p>
        </w:tc>
      </w:tr>
    </w:tbl>
    <w:p w14:paraId="66A21B94" w14:textId="77777777" w:rsidR="004F2EE9" w:rsidRPr="009F59B1" w:rsidRDefault="009F59B1" w:rsidP="008E2DD1">
      <w:pPr>
        <w:shd w:val="clear" w:color="auto" w:fill="FFFFFF"/>
        <w:tabs>
          <w:tab w:val="left" w:leader="dot" w:pos="5040"/>
        </w:tabs>
        <w:spacing w:after="120"/>
        <w:jc w:val="center"/>
      </w:pPr>
      <w:r w:rsidRPr="009F59B1">
        <w:br w:type="page"/>
      </w:r>
      <w:r w:rsidR="004F2EE9" w:rsidRPr="009F59B1">
        <w:rPr>
          <w:i/>
          <w:iCs/>
        </w:rPr>
        <w:lastRenderedPageBreak/>
        <w:t>Departments and Services</w:t>
      </w:r>
      <w:r w:rsidR="004F2EE9" w:rsidRPr="009F59B1">
        <w:rPr>
          <w:rFonts w:eastAsia="Times New Roman"/>
        </w:rPr>
        <w:t>—</w:t>
      </w:r>
      <w:r w:rsidR="004F2EE9" w:rsidRPr="009F59B1">
        <w:rPr>
          <w:rFonts w:eastAsia="Times New Roman"/>
          <w:i/>
          <w:iCs/>
        </w:rPr>
        <w:t>continued</w:t>
      </w:r>
    </w:p>
    <w:p w14:paraId="66A21B95" w14:textId="77777777" w:rsidR="004F2EE9" w:rsidRPr="009F59B1" w:rsidRDefault="004F2EE9" w:rsidP="00D3084C">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Change w:id="7" w:author="Proof Communications" w:date="2020-04-27T12:42:00Z">
          <w:tblPr>
            <w:tblW w:w="5000" w:type="pct"/>
            <w:jc w:val="center"/>
            <w:tblLayout w:type="fixed"/>
            <w:tblCellMar>
              <w:left w:w="40" w:type="dxa"/>
              <w:right w:w="40" w:type="dxa"/>
            </w:tblCellMar>
            <w:tblLook w:val="0000" w:firstRow="0" w:lastRow="0" w:firstColumn="0" w:lastColumn="0" w:noHBand="0" w:noVBand="0"/>
          </w:tblPr>
        </w:tblPrChange>
      </w:tblPr>
      <w:tblGrid>
        <w:gridCol w:w="5176"/>
        <w:gridCol w:w="1362"/>
        <w:gridCol w:w="1271"/>
        <w:gridCol w:w="1300"/>
        <w:tblGridChange w:id="8">
          <w:tblGrid>
            <w:gridCol w:w="5176"/>
            <w:gridCol w:w="1362"/>
            <w:gridCol w:w="1271"/>
            <w:gridCol w:w="1300"/>
          </w:tblGrid>
        </w:tblGridChange>
      </w:tblGrid>
      <w:tr w:rsidR="004F2EE9" w:rsidRPr="009F59B1" w14:paraId="66A21B99" w14:textId="77777777" w:rsidTr="00F54426">
        <w:trPr>
          <w:trHeight w:val="20"/>
          <w:jc w:val="center"/>
          <w:trPrChange w:id="9" w:author="Proof Communications" w:date="2020-04-27T12:42:00Z">
            <w:trPr>
              <w:trHeight w:val="20"/>
              <w:jc w:val="center"/>
            </w:trPr>
          </w:trPrChange>
        </w:trPr>
        <w:tc>
          <w:tcPr>
            <w:tcW w:w="5176" w:type="dxa"/>
            <w:tcBorders>
              <w:top w:val="single" w:sz="6" w:space="0" w:color="auto"/>
              <w:left w:val="nil"/>
              <w:bottom w:val="nil"/>
              <w:right w:val="nil"/>
            </w:tcBorders>
            <w:shd w:val="clear" w:color="auto" w:fill="FFFFFF"/>
            <w:tcPrChange w:id="10" w:author="Proof Communications" w:date="2020-04-27T12:42:00Z">
              <w:tcPr>
                <w:tcW w:w="5130" w:type="dxa"/>
                <w:tcBorders>
                  <w:top w:val="single" w:sz="6" w:space="0" w:color="auto"/>
                  <w:left w:val="nil"/>
                  <w:bottom w:val="nil"/>
                  <w:right w:val="nil"/>
                </w:tcBorders>
                <w:shd w:val="clear" w:color="auto" w:fill="FFFFFF"/>
              </w:tcPr>
            </w:tcPrChange>
          </w:tcPr>
          <w:p w14:paraId="66A21B96" w14:textId="77777777" w:rsidR="004F2EE9" w:rsidRPr="009F59B1" w:rsidRDefault="004F2EE9" w:rsidP="008E2DD1">
            <w:pPr>
              <w:shd w:val="clear" w:color="auto" w:fill="FFFFFF"/>
              <w:tabs>
                <w:tab w:val="left" w:leader="dot" w:pos="5000"/>
              </w:tabs>
            </w:pPr>
          </w:p>
        </w:tc>
        <w:tc>
          <w:tcPr>
            <w:tcW w:w="1362" w:type="dxa"/>
            <w:tcBorders>
              <w:top w:val="single" w:sz="6" w:space="0" w:color="auto"/>
              <w:left w:val="nil"/>
              <w:bottom w:val="nil"/>
              <w:right w:val="single" w:sz="6" w:space="0" w:color="auto"/>
            </w:tcBorders>
            <w:shd w:val="clear" w:color="auto" w:fill="FFFFFF"/>
            <w:tcPrChange w:id="11" w:author="Proof Communications" w:date="2020-04-27T12:42:00Z">
              <w:tcPr>
                <w:tcW w:w="1350" w:type="dxa"/>
                <w:tcBorders>
                  <w:top w:val="single" w:sz="6" w:space="0" w:color="auto"/>
                  <w:left w:val="nil"/>
                  <w:bottom w:val="nil"/>
                  <w:right w:val="single" w:sz="6" w:space="0" w:color="auto"/>
                </w:tcBorders>
                <w:shd w:val="clear" w:color="auto" w:fill="FFFFFF"/>
              </w:tcPr>
            </w:tcPrChange>
          </w:tcPr>
          <w:p w14:paraId="66A21B97" w14:textId="77777777" w:rsidR="004F2EE9" w:rsidRPr="009F59B1" w:rsidRDefault="004F2EE9" w:rsidP="00D3084C">
            <w:pPr>
              <w:shd w:val="clear" w:color="auto" w:fill="FFFFFF"/>
              <w:tabs>
                <w:tab w:val="left" w:leader="dot" w:pos="5040"/>
              </w:tabs>
            </w:pPr>
          </w:p>
        </w:tc>
        <w:tc>
          <w:tcPr>
            <w:tcW w:w="2571" w:type="dxa"/>
            <w:gridSpan w:val="2"/>
            <w:tcBorders>
              <w:top w:val="single" w:sz="6" w:space="0" w:color="auto"/>
              <w:left w:val="single" w:sz="6" w:space="0" w:color="auto"/>
              <w:bottom w:val="single" w:sz="6" w:space="0" w:color="auto"/>
              <w:right w:val="nil"/>
            </w:tcBorders>
            <w:shd w:val="clear" w:color="auto" w:fill="FFFFFF"/>
            <w:tcPrChange w:id="12" w:author="Proof Communications" w:date="2020-04-27T12:42:00Z">
              <w:tcPr>
                <w:tcW w:w="2549" w:type="dxa"/>
                <w:gridSpan w:val="2"/>
                <w:tcBorders>
                  <w:top w:val="single" w:sz="6" w:space="0" w:color="auto"/>
                  <w:left w:val="single" w:sz="6" w:space="0" w:color="auto"/>
                  <w:bottom w:val="single" w:sz="6" w:space="0" w:color="auto"/>
                  <w:right w:val="nil"/>
                </w:tcBorders>
                <w:shd w:val="clear" w:color="auto" w:fill="FFFFFF"/>
              </w:tcPr>
            </w:tcPrChange>
          </w:tcPr>
          <w:p w14:paraId="66A21B98" w14:textId="77777777" w:rsidR="004F2EE9" w:rsidRPr="009F59B1" w:rsidRDefault="004F2EE9" w:rsidP="0091688F">
            <w:pPr>
              <w:shd w:val="clear" w:color="auto" w:fill="FFFFFF"/>
              <w:tabs>
                <w:tab w:val="left" w:leader="dot" w:pos="5040"/>
              </w:tabs>
              <w:ind w:left="139" w:firstLine="5"/>
            </w:pPr>
            <w:r w:rsidRPr="009F59B1">
              <w:t>Information with respect to previous appropriation and expenditure</w:t>
            </w:r>
          </w:p>
        </w:tc>
      </w:tr>
      <w:tr w:rsidR="004F2EE9" w:rsidRPr="009F59B1" w14:paraId="66A21B9E" w14:textId="77777777" w:rsidTr="00F54426">
        <w:trPr>
          <w:trHeight w:val="20"/>
          <w:jc w:val="center"/>
          <w:trPrChange w:id="13" w:author="Proof Communications" w:date="2020-04-27T12:42:00Z">
            <w:trPr>
              <w:trHeight w:val="20"/>
              <w:jc w:val="center"/>
            </w:trPr>
          </w:trPrChange>
        </w:trPr>
        <w:tc>
          <w:tcPr>
            <w:tcW w:w="5176" w:type="dxa"/>
            <w:tcBorders>
              <w:top w:val="nil"/>
              <w:left w:val="nil"/>
              <w:bottom w:val="nil"/>
              <w:right w:val="nil"/>
            </w:tcBorders>
            <w:shd w:val="clear" w:color="auto" w:fill="FFFFFF"/>
            <w:tcPrChange w:id="14" w:author="Proof Communications" w:date="2020-04-27T12:42:00Z">
              <w:tcPr>
                <w:tcW w:w="5130" w:type="dxa"/>
                <w:tcBorders>
                  <w:top w:val="nil"/>
                  <w:left w:val="nil"/>
                  <w:bottom w:val="nil"/>
                  <w:right w:val="nil"/>
                </w:tcBorders>
                <w:shd w:val="clear" w:color="auto" w:fill="FFFFFF"/>
              </w:tcPr>
            </w:tcPrChange>
          </w:tcPr>
          <w:p w14:paraId="66A21B9A" w14:textId="77777777" w:rsidR="004F2EE9" w:rsidRPr="009F59B1" w:rsidRDefault="004F2EE9" w:rsidP="008E2DD1">
            <w:pPr>
              <w:shd w:val="clear" w:color="auto" w:fill="FFFFFF"/>
              <w:tabs>
                <w:tab w:val="left" w:leader="dot" w:pos="5000"/>
              </w:tabs>
            </w:pPr>
          </w:p>
        </w:tc>
        <w:tc>
          <w:tcPr>
            <w:tcW w:w="1362" w:type="dxa"/>
            <w:tcBorders>
              <w:top w:val="nil"/>
              <w:left w:val="nil"/>
              <w:bottom w:val="single" w:sz="6" w:space="0" w:color="auto"/>
              <w:right w:val="single" w:sz="6" w:space="0" w:color="auto"/>
            </w:tcBorders>
            <w:shd w:val="clear" w:color="auto" w:fill="FFFFFF"/>
            <w:vAlign w:val="bottom"/>
            <w:tcPrChange w:id="15" w:author="Proof Communications" w:date="2020-04-27T12:42:00Z">
              <w:tcPr>
                <w:tcW w:w="1350" w:type="dxa"/>
                <w:tcBorders>
                  <w:top w:val="nil"/>
                  <w:left w:val="nil"/>
                  <w:bottom w:val="single" w:sz="6" w:space="0" w:color="auto"/>
                  <w:right w:val="single" w:sz="6" w:space="0" w:color="auto"/>
                </w:tcBorders>
                <w:shd w:val="clear" w:color="auto" w:fill="FFFFFF"/>
                <w:vAlign w:val="bottom"/>
              </w:tcPr>
            </w:tcPrChange>
          </w:tcPr>
          <w:p w14:paraId="66A21B9B" w14:textId="77777777" w:rsidR="004F2EE9" w:rsidRPr="009F59B1" w:rsidRDefault="004F2EE9" w:rsidP="008E2DD1">
            <w:pPr>
              <w:shd w:val="clear" w:color="auto" w:fill="FFFFFF"/>
              <w:tabs>
                <w:tab w:val="left" w:leader="dot" w:pos="5040"/>
              </w:tabs>
              <w:ind w:right="144"/>
              <w:jc w:val="right"/>
            </w:pPr>
            <w:r w:rsidRPr="009F59B1">
              <w:t>Additional appropriation for 1980-81</w:t>
            </w:r>
          </w:p>
        </w:tc>
        <w:tc>
          <w:tcPr>
            <w:tcW w:w="1271" w:type="dxa"/>
            <w:tcBorders>
              <w:top w:val="single" w:sz="6" w:space="0" w:color="auto"/>
              <w:left w:val="single" w:sz="6" w:space="0" w:color="auto"/>
              <w:bottom w:val="single" w:sz="6" w:space="0" w:color="auto"/>
              <w:right w:val="nil"/>
            </w:tcBorders>
            <w:shd w:val="clear" w:color="auto" w:fill="FFFFFF"/>
            <w:vAlign w:val="bottom"/>
            <w:tcPrChange w:id="16" w:author="Proof Communications" w:date="2020-04-27T12:42:00Z">
              <w:tcPr>
                <w:tcW w:w="1260" w:type="dxa"/>
                <w:tcBorders>
                  <w:top w:val="single" w:sz="6" w:space="0" w:color="auto"/>
                  <w:left w:val="single" w:sz="6" w:space="0" w:color="auto"/>
                  <w:bottom w:val="single" w:sz="6" w:space="0" w:color="auto"/>
                  <w:right w:val="nil"/>
                </w:tcBorders>
                <w:shd w:val="clear" w:color="auto" w:fill="FFFFFF"/>
                <w:vAlign w:val="bottom"/>
              </w:tcPr>
            </w:tcPrChange>
          </w:tcPr>
          <w:p w14:paraId="66A21B9C" w14:textId="77777777" w:rsidR="004F2EE9" w:rsidRPr="009F59B1" w:rsidRDefault="004F2EE9" w:rsidP="008E2DD1">
            <w:pPr>
              <w:shd w:val="clear" w:color="auto" w:fill="FFFFFF"/>
              <w:tabs>
                <w:tab w:val="left" w:leader="dot" w:pos="5040"/>
              </w:tabs>
              <w:ind w:right="144"/>
              <w:jc w:val="right"/>
            </w:pPr>
            <w:r w:rsidRPr="009F59B1">
              <w:t>Appropriation made by Appropriation Act (No. 2) 1980-81</w:t>
            </w:r>
          </w:p>
        </w:tc>
        <w:tc>
          <w:tcPr>
            <w:tcW w:w="1300" w:type="dxa"/>
            <w:tcBorders>
              <w:top w:val="single" w:sz="6" w:space="0" w:color="auto"/>
              <w:left w:val="nil"/>
              <w:bottom w:val="single" w:sz="6" w:space="0" w:color="auto"/>
              <w:right w:val="nil"/>
            </w:tcBorders>
            <w:shd w:val="clear" w:color="auto" w:fill="FFFFFF"/>
            <w:vAlign w:val="bottom"/>
            <w:tcPrChange w:id="17" w:author="Proof Communications" w:date="2020-04-27T12:42:00Z">
              <w:tcPr>
                <w:tcW w:w="1289" w:type="dxa"/>
                <w:tcBorders>
                  <w:top w:val="single" w:sz="6" w:space="0" w:color="auto"/>
                  <w:left w:val="nil"/>
                  <w:bottom w:val="single" w:sz="6" w:space="0" w:color="auto"/>
                  <w:right w:val="nil"/>
                </w:tcBorders>
                <w:shd w:val="clear" w:color="auto" w:fill="FFFFFF"/>
                <w:vAlign w:val="bottom"/>
              </w:tcPr>
            </w:tcPrChange>
          </w:tcPr>
          <w:p w14:paraId="66A21B9D" w14:textId="77777777" w:rsidR="004F2EE9" w:rsidRPr="009F59B1" w:rsidRDefault="004F2EE9" w:rsidP="008E2DD1">
            <w:pPr>
              <w:shd w:val="clear" w:color="auto" w:fill="FFFFFF"/>
              <w:tabs>
                <w:tab w:val="left" w:leader="dot" w:pos="5040"/>
              </w:tabs>
              <w:ind w:right="144"/>
              <w:jc w:val="right"/>
            </w:pPr>
            <w:r w:rsidRPr="009F59B1">
              <w:t>Expenditure for 1979-80</w:t>
            </w:r>
          </w:p>
        </w:tc>
      </w:tr>
      <w:tr w:rsidR="004F2EE9" w:rsidRPr="009F59B1" w14:paraId="66A21BA3" w14:textId="77777777" w:rsidTr="00F54426">
        <w:trPr>
          <w:trHeight w:val="20"/>
          <w:jc w:val="center"/>
          <w:trPrChange w:id="18" w:author="Proof Communications" w:date="2020-04-27T12:42:00Z">
            <w:trPr>
              <w:trHeight w:val="20"/>
              <w:jc w:val="center"/>
            </w:trPr>
          </w:trPrChange>
        </w:trPr>
        <w:tc>
          <w:tcPr>
            <w:tcW w:w="5176" w:type="dxa"/>
            <w:tcBorders>
              <w:top w:val="nil"/>
              <w:left w:val="nil"/>
              <w:right w:val="nil"/>
            </w:tcBorders>
            <w:shd w:val="clear" w:color="auto" w:fill="FFFFFF"/>
            <w:tcPrChange w:id="19" w:author="Proof Communications" w:date="2020-04-27T12:42:00Z">
              <w:tcPr>
                <w:tcW w:w="5130" w:type="dxa"/>
                <w:tcBorders>
                  <w:top w:val="nil"/>
                  <w:left w:val="nil"/>
                  <w:right w:val="nil"/>
                </w:tcBorders>
                <w:shd w:val="clear" w:color="auto" w:fill="FFFFFF"/>
              </w:tcPr>
            </w:tcPrChange>
          </w:tcPr>
          <w:p w14:paraId="66A21B9F" w14:textId="77777777" w:rsidR="004F2EE9" w:rsidRPr="009F59B1" w:rsidRDefault="004F2EE9" w:rsidP="008E2DD1">
            <w:pPr>
              <w:shd w:val="clear" w:color="auto" w:fill="FFFFFF"/>
              <w:tabs>
                <w:tab w:val="left" w:leader="dot" w:pos="5000"/>
              </w:tabs>
            </w:pPr>
          </w:p>
        </w:tc>
        <w:tc>
          <w:tcPr>
            <w:tcW w:w="1362" w:type="dxa"/>
            <w:tcBorders>
              <w:top w:val="single" w:sz="6" w:space="0" w:color="auto"/>
              <w:left w:val="nil"/>
              <w:bottom w:val="nil"/>
              <w:right w:val="single" w:sz="6" w:space="0" w:color="auto"/>
            </w:tcBorders>
            <w:shd w:val="clear" w:color="auto" w:fill="FFFFFF"/>
            <w:tcPrChange w:id="20" w:author="Proof Communications" w:date="2020-04-27T12:42:00Z">
              <w:tcPr>
                <w:tcW w:w="1350" w:type="dxa"/>
                <w:tcBorders>
                  <w:top w:val="single" w:sz="6" w:space="0" w:color="auto"/>
                  <w:left w:val="nil"/>
                  <w:bottom w:val="nil"/>
                  <w:right w:val="single" w:sz="6" w:space="0" w:color="auto"/>
                </w:tcBorders>
                <w:shd w:val="clear" w:color="auto" w:fill="FFFFFF"/>
              </w:tcPr>
            </w:tcPrChange>
          </w:tcPr>
          <w:p w14:paraId="66A21BA0" w14:textId="77777777" w:rsidR="004F2EE9" w:rsidRPr="009F59B1" w:rsidRDefault="00657B62" w:rsidP="00D3084C">
            <w:pPr>
              <w:shd w:val="clear" w:color="auto" w:fill="FFFFFF"/>
              <w:tabs>
                <w:tab w:val="left" w:leader="dot" w:pos="5040"/>
              </w:tabs>
              <w:ind w:right="144"/>
              <w:jc w:val="right"/>
            </w:pPr>
            <w:r w:rsidRPr="00657B62">
              <w:t>$</w:t>
            </w:r>
          </w:p>
        </w:tc>
        <w:tc>
          <w:tcPr>
            <w:tcW w:w="1271" w:type="dxa"/>
            <w:tcBorders>
              <w:top w:val="single" w:sz="6" w:space="0" w:color="auto"/>
              <w:left w:val="single" w:sz="6" w:space="0" w:color="auto"/>
              <w:bottom w:val="nil"/>
              <w:right w:val="nil"/>
            </w:tcBorders>
            <w:shd w:val="clear" w:color="auto" w:fill="FFFFFF"/>
            <w:tcPrChange w:id="21" w:author="Proof Communications" w:date="2020-04-27T12:42:00Z">
              <w:tcPr>
                <w:tcW w:w="1260" w:type="dxa"/>
                <w:tcBorders>
                  <w:top w:val="single" w:sz="6" w:space="0" w:color="auto"/>
                  <w:left w:val="single" w:sz="6" w:space="0" w:color="auto"/>
                  <w:bottom w:val="nil"/>
                  <w:right w:val="nil"/>
                </w:tcBorders>
                <w:shd w:val="clear" w:color="auto" w:fill="FFFFFF"/>
              </w:tcPr>
            </w:tcPrChange>
          </w:tcPr>
          <w:p w14:paraId="66A21BA1" w14:textId="77777777" w:rsidR="004F2EE9" w:rsidRPr="009F59B1" w:rsidRDefault="00657B62" w:rsidP="00D3084C">
            <w:pPr>
              <w:shd w:val="clear" w:color="auto" w:fill="FFFFFF"/>
              <w:tabs>
                <w:tab w:val="left" w:leader="dot" w:pos="5040"/>
              </w:tabs>
              <w:ind w:right="144"/>
              <w:jc w:val="right"/>
            </w:pPr>
            <w:r w:rsidRPr="00657B62">
              <w:t>$</w:t>
            </w:r>
          </w:p>
        </w:tc>
        <w:tc>
          <w:tcPr>
            <w:tcW w:w="1300" w:type="dxa"/>
            <w:tcBorders>
              <w:top w:val="single" w:sz="6" w:space="0" w:color="auto"/>
              <w:left w:val="nil"/>
              <w:bottom w:val="nil"/>
              <w:right w:val="nil"/>
            </w:tcBorders>
            <w:shd w:val="clear" w:color="auto" w:fill="FFFFFF"/>
            <w:tcPrChange w:id="22" w:author="Proof Communications" w:date="2020-04-27T12:42:00Z">
              <w:tcPr>
                <w:tcW w:w="1289" w:type="dxa"/>
                <w:tcBorders>
                  <w:top w:val="single" w:sz="6" w:space="0" w:color="auto"/>
                  <w:left w:val="nil"/>
                  <w:bottom w:val="nil"/>
                  <w:right w:val="nil"/>
                </w:tcBorders>
                <w:shd w:val="clear" w:color="auto" w:fill="FFFFFF"/>
              </w:tcPr>
            </w:tcPrChange>
          </w:tcPr>
          <w:p w14:paraId="66A21BA2" w14:textId="77777777" w:rsidR="004F2EE9" w:rsidRPr="009F59B1" w:rsidRDefault="00657B62" w:rsidP="00D3084C">
            <w:pPr>
              <w:shd w:val="clear" w:color="auto" w:fill="FFFFFF"/>
              <w:tabs>
                <w:tab w:val="left" w:leader="dot" w:pos="5040"/>
              </w:tabs>
              <w:ind w:right="144"/>
              <w:jc w:val="right"/>
            </w:pPr>
            <w:r w:rsidRPr="00657B62">
              <w:t>$</w:t>
            </w:r>
          </w:p>
        </w:tc>
      </w:tr>
      <w:tr w:rsidR="004F2EE9" w:rsidRPr="009F59B1" w14:paraId="66A21BA8" w14:textId="77777777" w:rsidTr="00F54426">
        <w:trPr>
          <w:trHeight w:val="20"/>
          <w:jc w:val="center"/>
          <w:trPrChange w:id="23" w:author="Proof Communications" w:date="2020-04-27T12:42:00Z">
            <w:trPr>
              <w:trHeight w:val="20"/>
              <w:jc w:val="center"/>
            </w:trPr>
          </w:trPrChange>
        </w:trPr>
        <w:tc>
          <w:tcPr>
            <w:tcW w:w="5176" w:type="dxa"/>
            <w:tcBorders>
              <w:top w:val="nil"/>
              <w:left w:val="nil"/>
              <w:bottom w:val="nil"/>
              <w:right w:val="nil"/>
            </w:tcBorders>
            <w:shd w:val="clear" w:color="auto" w:fill="FFFFFF"/>
            <w:tcPrChange w:id="24" w:author="Proof Communications" w:date="2020-04-27T12:42:00Z">
              <w:tcPr>
                <w:tcW w:w="5130" w:type="dxa"/>
                <w:tcBorders>
                  <w:top w:val="nil"/>
                  <w:left w:val="nil"/>
                  <w:bottom w:val="nil"/>
                  <w:right w:val="nil"/>
                </w:tcBorders>
                <w:shd w:val="clear" w:color="auto" w:fill="FFFFFF"/>
              </w:tcPr>
            </w:tcPrChange>
          </w:tcPr>
          <w:p w14:paraId="66A21BA4" w14:textId="77777777" w:rsidR="004F2EE9" w:rsidRPr="009F59B1" w:rsidRDefault="004F2EE9" w:rsidP="008E2DD1">
            <w:pPr>
              <w:shd w:val="clear" w:color="auto" w:fill="FFFFFF"/>
              <w:tabs>
                <w:tab w:val="left" w:leader="dot" w:pos="5000"/>
              </w:tabs>
              <w:jc w:val="both"/>
            </w:pPr>
            <w:r w:rsidRPr="009F59B1">
              <w:rPr>
                <w:b/>
                <w:bCs/>
              </w:rPr>
              <w:t>DEPARTMENT OF THE CAPITAL TERRITORY</w:t>
            </w:r>
          </w:p>
        </w:tc>
        <w:tc>
          <w:tcPr>
            <w:tcW w:w="1362" w:type="dxa"/>
            <w:tcBorders>
              <w:top w:val="nil"/>
              <w:left w:val="nil"/>
              <w:bottom w:val="nil"/>
              <w:right w:val="single" w:sz="6" w:space="0" w:color="auto"/>
            </w:tcBorders>
            <w:shd w:val="clear" w:color="auto" w:fill="FFFFFF"/>
            <w:vAlign w:val="bottom"/>
            <w:tcPrChange w:id="25" w:author="Proof Communications" w:date="2020-04-27T12:42:00Z">
              <w:tcPr>
                <w:tcW w:w="1350" w:type="dxa"/>
                <w:tcBorders>
                  <w:top w:val="nil"/>
                  <w:left w:val="nil"/>
                  <w:bottom w:val="nil"/>
                  <w:right w:val="single" w:sz="6" w:space="0" w:color="auto"/>
                </w:tcBorders>
                <w:shd w:val="clear" w:color="auto" w:fill="FFFFFF"/>
                <w:vAlign w:val="bottom"/>
              </w:tcPr>
            </w:tcPrChange>
          </w:tcPr>
          <w:p w14:paraId="66A21BA5" w14:textId="77777777" w:rsidR="004F2EE9" w:rsidRPr="009F59B1" w:rsidRDefault="004F2EE9" w:rsidP="008E2DD1">
            <w:pPr>
              <w:shd w:val="clear" w:color="auto" w:fill="FFFFFF"/>
              <w:tabs>
                <w:tab w:val="left" w:leader="dot" w:pos="5040"/>
              </w:tabs>
              <w:ind w:right="144"/>
              <w:jc w:val="right"/>
            </w:pPr>
          </w:p>
        </w:tc>
        <w:tc>
          <w:tcPr>
            <w:tcW w:w="1271" w:type="dxa"/>
            <w:tcBorders>
              <w:top w:val="nil"/>
              <w:left w:val="single" w:sz="6" w:space="0" w:color="auto"/>
              <w:bottom w:val="nil"/>
              <w:right w:val="nil"/>
            </w:tcBorders>
            <w:shd w:val="clear" w:color="auto" w:fill="FFFFFF"/>
            <w:vAlign w:val="bottom"/>
            <w:tcPrChange w:id="26"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A6"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27" w:author="Proof Communications" w:date="2020-04-27T12:42:00Z">
              <w:tcPr>
                <w:tcW w:w="1289" w:type="dxa"/>
                <w:tcBorders>
                  <w:top w:val="nil"/>
                  <w:left w:val="nil"/>
                  <w:bottom w:val="nil"/>
                  <w:right w:val="nil"/>
                </w:tcBorders>
                <w:shd w:val="clear" w:color="auto" w:fill="FFFFFF"/>
                <w:vAlign w:val="bottom"/>
              </w:tcPr>
            </w:tcPrChange>
          </w:tcPr>
          <w:p w14:paraId="66A21BA7" w14:textId="77777777" w:rsidR="004F2EE9" w:rsidRPr="009F59B1" w:rsidRDefault="004F2EE9" w:rsidP="008E2DD1">
            <w:pPr>
              <w:shd w:val="clear" w:color="auto" w:fill="FFFFFF"/>
              <w:tabs>
                <w:tab w:val="left" w:leader="dot" w:pos="5040"/>
              </w:tabs>
              <w:ind w:right="144"/>
              <w:jc w:val="right"/>
            </w:pPr>
          </w:p>
        </w:tc>
      </w:tr>
      <w:tr w:rsidR="004F2EE9" w:rsidRPr="009F59B1" w14:paraId="66A21BAD" w14:textId="77777777" w:rsidTr="00F54426">
        <w:trPr>
          <w:trHeight w:val="20"/>
          <w:jc w:val="center"/>
          <w:trPrChange w:id="28" w:author="Proof Communications" w:date="2020-04-27T12:42:00Z">
            <w:trPr>
              <w:trHeight w:val="20"/>
              <w:jc w:val="center"/>
            </w:trPr>
          </w:trPrChange>
        </w:trPr>
        <w:tc>
          <w:tcPr>
            <w:tcW w:w="5176" w:type="dxa"/>
            <w:tcBorders>
              <w:top w:val="nil"/>
              <w:left w:val="nil"/>
              <w:bottom w:val="nil"/>
              <w:right w:val="nil"/>
            </w:tcBorders>
            <w:shd w:val="clear" w:color="auto" w:fill="FFFFFF"/>
            <w:tcPrChange w:id="29" w:author="Proof Communications" w:date="2020-04-27T12:42:00Z">
              <w:tcPr>
                <w:tcW w:w="5130" w:type="dxa"/>
                <w:tcBorders>
                  <w:top w:val="nil"/>
                  <w:left w:val="nil"/>
                  <w:bottom w:val="nil"/>
                  <w:right w:val="nil"/>
                </w:tcBorders>
                <w:shd w:val="clear" w:color="auto" w:fill="FFFFFF"/>
              </w:tcPr>
            </w:tcPrChange>
          </w:tcPr>
          <w:p w14:paraId="66A21BA9" w14:textId="77777777" w:rsidR="004F2EE9" w:rsidRPr="009F59B1" w:rsidRDefault="004F2EE9" w:rsidP="008E2DD1">
            <w:pPr>
              <w:shd w:val="clear" w:color="auto" w:fill="FFFFFF"/>
              <w:tabs>
                <w:tab w:val="left" w:leader="dot" w:pos="5000"/>
              </w:tabs>
              <w:spacing w:before="120"/>
              <w:jc w:val="both"/>
            </w:pPr>
            <w:r w:rsidRPr="009F59B1">
              <w:rPr>
                <w:smallCaps/>
              </w:rPr>
              <w:t xml:space="preserve">Division </w:t>
            </w:r>
            <w:r w:rsidRPr="009F59B1">
              <w:t>837.</w:t>
            </w:r>
            <w:r w:rsidRPr="009F59B1">
              <w:rPr>
                <w:rFonts w:eastAsia="Times New Roman"/>
              </w:rPr>
              <w:t>—CAPITAL WORKS AND SERVICES</w:t>
            </w:r>
          </w:p>
        </w:tc>
        <w:tc>
          <w:tcPr>
            <w:tcW w:w="1362" w:type="dxa"/>
            <w:tcBorders>
              <w:top w:val="nil"/>
              <w:left w:val="nil"/>
              <w:bottom w:val="nil"/>
              <w:right w:val="single" w:sz="6" w:space="0" w:color="auto"/>
            </w:tcBorders>
            <w:shd w:val="clear" w:color="auto" w:fill="FFFFFF"/>
            <w:vAlign w:val="bottom"/>
            <w:tcPrChange w:id="30" w:author="Proof Communications" w:date="2020-04-27T12:42:00Z">
              <w:tcPr>
                <w:tcW w:w="1350" w:type="dxa"/>
                <w:tcBorders>
                  <w:top w:val="nil"/>
                  <w:left w:val="nil"/>
                  <w:bottom w:val="nil"/>
                  <w:right w:val="single" w:sz="6" w:space="0" w:color="auto"/>
                </w:tcBorders>
                <w:shd w:val="clear" w:color="auto" w:fill="FFFFFF"/>
                <w:vAlign w:val="bottom"/>
              </w:tcPr>
            </w:tcPrChange>
          </w:tcPr>
          <w:p w14:paraId="66A21BAA" w14:textId="77777777" w:rsidR="004F2EE9" w:rsidRPr="009F59B1" w:rsidRDefault="004F2EE9" w:rsidP="008E2DD1">
            <w:pPr>
              <w:shd w:val="clear" w:color="auto" w:fill="FFFFFF"/>
              <w:tabs>
                <w:tab w:val="left" w:leader="dot" w:pos="5040"/>
              </w:tabs>
              <w:ind w:right="144"/>
              <w:jc w:val="right"/>
            </w:pPr>
          </w:p>
        </w:tc>
        <w:tc>
          <w:tcPr>
            <w:tcW w:w="1271" w:type="dxa"/>
            <w:tcBorders>
              <w:top w:val="nil"/>
              <w:left w:val="single" w:sz="6" w:space="0" w:color="auto"/>
              <w:bottom w:val="nil"/>
              <w:right w:val="nil"/>
            </w:tcBorders>
            <w:shd w:val="clear" w:color="auto" w:fill="FFFFFF"/>
            <w:vAlign w:val="bottom"/>
            <w:tcPrChange w:id="31"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AB"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32" w:author="Proof Communications" w:date="2020-04-27T12:42:00Z">
              <w:tcPr>
                <w:tcW w:w="1289" w:type="dxa"/>
                <w:tcBorders>
                  <w:top w:val="nil"/>
                  <w:left w:val="nil"/>
                  <w:bottom w:val="nil"/>
                  <w:right w:val="nil"/>
                </w:tcBorders>
                <w:shd w:val="clear" w:color="auto" w:fill="FFFFFF"/>
                <w:vAlign w:val="bottom"/>
              </w:tcPr>
            </w:tcPrChange>
          </w:tcPr>
          <w:p w14:paraId="66A21BAC" w14:textId="77777777" w:rsidR="004F2EE9" w:rsidRPr="009F59B1" w:rsidRDefault="004F2EE9" w:rsidP="008E2DD1">
            <w:pPr>
              <w:shd w:val="clear" w:color="auto" w:fill="FFFFFF"/>
              <w:tabs>
                <w:tab w:val="left" w:leader="dot" w:pos="5040"/>
              </w:tabs>
              <w:ind w:right="144"/>
              <w:jc w:val="right"/>
            </w:pPr>
          </w:p>
        </w:tc>
      </w:tr>
      <w:tr w:rsidR="004F2EE9" w:rsidRPr="009F59B1" w14:paraId="66A21BB2" w14:textId="77777777" w:rsidTr="00F54426">
        <w:trPr>
          <w:trHeight w:val="20"/>
          <w:jc w:val="center"/>
          <w:trPrChange w:id="33" w:author="Proof Communications" w:date="2020-04-27T12:42:00Z">
            <w:trPr>
              <w:trHeight w:val="20"/>
              <w:jc w:val="center"/>
            </w:trPr>
          </w:trPrChange>
        </w:trPr>
        <w:tc>
          <w:tcPr>
            <w:tcW w:w="5176" w:type="dxa"/>
            <w:tcBorders>
              <w:top w:val="nil"/>
              <w:left w:val="nil"/>
              <w:bottom w:val="nil"/>
              <w:right w:val="nil"/>
            </w:tcBorders>
            <w:shd w:val="clear" w:color="auto" w:fill="FFFFFF"/>
            <w:tcPrChange w:id="34" w:author="Proof Communications" w:date="2020-04-27T12:42:00Z">
              <w:tcPr>
                <w:tcW w:w="5130" w:type="dxa"/>
                <w:tcBorders>
                  <w:top w:val="nil"/>
                  <w:left w:val="nil"/>
                  <w:bottom w:val="nil"/>
                  <w:right w:val="nil"/>
                </w:tcBorders>
                <w:shd w:val="clear" w:color="auto" w:fill="FFFFFF"/>
              </w:tcPr>
            </w:tcPrChange>
          </w:tcPr>
          <w:p w14:paraId="66A21BAE" w14:textId="77777777" w:rsidR="004F2EE9" w:rsidRPr="009F59B1" w:rsidRDefault="004F2EE9" w:rsidP="008E2DD1">
            <w:pPr>
              <w:shd w:val="clear" w:color="auto" w:fill="FFFFFF"/>
              <w:tabs>
                <w:tab w:val="left" w:leader="dot" w:pos="5000"/>
              </w:tabs>
              <w:jc w:val="both"/>
            </w:pPr>
            <w:r w:rsidRPr="009F59B1">
              <w:rPr>
                <w:b/>
                <w:bCs/>
              </w:rPr>
              <w:t>1.</w:t>
            </w:r>
            <w:r w:rsidRPr="009F59B1">
              <w:rPr>
                <w:rFonts w:eastAsia="Times New Roman"/>
                <w:b/>
                <w:bCs/>
              </w:rPr>
              <w:t>—Buildings and Works—Australian Capital Territory—</w:t>
            </w:r>
          </w:p>
        </w:tc>
        <w:tc>
          <w:tcPr>
            <w:tcW w:w="1362" w:type="dxa"/>
            <w:tcBorders>
              <w:top w:val="nil"/>
              <w:left w:val="nil"/>
              <w:bottom w:val="nil"/>
              <w:right w:val="single" w:sz="6" w:space="0" w:color="auto"/>
            </w:tcBorders>
            <w:shd w:val="clear" w:color="auto" w:fill="FFFFFF"/>
            <w:vAlign w:val="bottom"/>
            <w:tcPrChange w:id="35" w:author="Proof Communications" w:date="2020-04-27T12:42:00Z">
              <w:tcPr>
                <w:tcW w:w="1350" w:type="dxa"/>
                <w:tcBorders>
                  <w:top w:val="nil"/>
                  <w:left w:val="nil"/>
                  <w:bottom w:val="nil"/>
                  <w:right w:val="single" w:sz="6" w:space="0" w:color="auto"/>
                </w:tcBorders>
                <w:shd w:val="clear" w:color="auto" w:fill="FFFFFF"/>
                <w:vAlign w:val="bottom"/>
              </w:tcPr>
            </w:tcPrChange>
          </w:tcPr>
          <w:p w14:paraId="66A21BAF" w14:textId="77777777" w:rsidR="004F2EE9" w:rsidRPr="009F59B1" w:rsidRDefault="004F2EE9" w:rsidP="008E2DD1">
            <w:pPr>
              <w:shd w:val="clear" w:color="auto" w:fill="FFFFFF"/>
              <w:tabs>
                <w:tab w:val="left" w:leader="dot" w:pos="5040"/>
              </w:tabs>
              <w:ind w:right="144"/>
              <w:jc w:val="right"/>
            </w:pPr>
          </w:p>
        </w:tc>
        <w:tc>
          <w:tcPr>
            <w:tcW w:w="1271" w:type="dxa"/>
            <w:tcBorders>
              <w:top w:val="nil"/>
              <w:left w:val="single" w:sz="6" w:space="0" w:color="auto"/>
              <w:bottom w:val="nil"/>
              <w:right w:val="nil"/>
            </w:tcBorders>
            <w:shd w:val="clear" w:color="auto" w:fill="FFFFFF"/>
            <w:vAlign w:val="bottom"/>
            <w:tcPrChange w:id="36"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B0"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37" w:author="Proof Communications" w:date="2020-04-27T12:42:00Z">
              <w:tcPr>
                <w:tcW w:w="1289" w:type="dxa"/>
                <w:tcBorders>
                  <w:top w:val="nil"/>
                  <w:left w:val="nil"/>
                  <w:bottom w:val="nil"/>
                  <w:right w:val="nil"/>
                </w:tcBorders>
                <w:shd w:val="clear" w:color="auto" w:fill="FFFFFF"/>
                <w:vAlign w:val="bottom"/>
              </w:tcPr>
            </w:tcPrChange>
          </w:tcPr>
          <w:p w14:paraId="66A21BB1" w14:textId="77777777" w:rsidR="004F2EE9" w:rsidRPr="009F59B1" w:rsidRDefault="004F2EE9" w:rsidP="008E2DD1">
            <w:pPr>
              <w:shd w:val="clear" w:color="auto" w:fill="FFFFFF"/>
              <w:tabs>
                <w:tab w:val="left" w:leader="dot" w:pos="5040"/>
              </w:tabs>
              <w:ind w:right="144"/>
              <w:jc w:val="right"/>
            </w:pPr>
          </w:p>
        </w:tc>
      </w:tr>
      <w:tr w:rsidR="004F2EE9" w:rsidRPr="009F59B1" w14:paraId="66A21BB7" w14:textId="77777777" w:rsidTr="00F54426">
        <w:trPr>
          <w:trHeight w:val="20"/>
          <w:jc w:val="center"/>
          <w:trPrChange w:id="38" w:author="Proof Communications" w:date="2020-04-27T12:42:00Z">
            <w:trPr>
              <w:trHeight w:val="20"/>
              <w:jc w:val="center"/>
            </w:trPr>
          </w:trPrChange>
        </w:trPr>
        <w:tc>
          <w:tcPr>
            <w:tcW w:w="5176" w:type="dxa"/>
            <w:tcBorders>
              <w:top w:val="nil"/>
              <w:left w:val="nil"/>
              <w:right w:val="nil"/>
            </w:tcBorders>
            <w:shd w:val="clear" w:color="auto" w:fill="FFFFFF"/>
            <w:tcPrChange w:id="39" w:author="Proof Communications" w:date="2020-04-27T12:42:00Z">
              <w:tcPr>
                <w:tcW w:w="5130" w:type="dxa"/>
                <w:tcBorders>
                  <w:top w:val="nil"/>
                  <w:left w:val="nil"/>
                  <w:right w:val="nil"/>
                </w:tcBorders>
                <w:shd w:val="clear" w:color="auto" w:fill="FFFFFF"/>
              </w:tcPr>
            </w:tcPrChange>
          </w:tcPr>
          <w:p w14:paraId="66A21BB3" w14:textId="77777777" w:rsidR="004F2EE9" w:rsidRPr="009F59B1" w:rsidRDefault="004F2EE9" w:rsidP="008E2DD1">
            <w:pPr>
              <w:shd w:val="clear" w:color="auto" w:fill="FFFFFF"/>
              <w:tabs>
                <w:tab w:val="left" w:leader="dot" w:pos="5000"/>
              </w:tabs>
              <w:ind w:left="158"/>
              <w:jc w:val="both"/>
            </w:pPr>
            <w:r w:rsidRPr="009F59B1">
              <w:t>02. Purchase of improvements on surrendered leases</w:t>
            </w:r>
            <w:r w:rsidR="008E2DD1">
              <w:tab/>
            </w:r>
          </w:p>
        </w:tc>
        <w:tc>
          <w:tcPr>
            <w:tcW w:w="1362" w:type="dxa"/>
            <w:tcBorders>
              <w:top w:val="nil"/>
              <w:left w:val="nil"/>
              <w:bottom w:val="single" w:sz="6" w:space="0" w:color="auto"/>
              <w:right w:val="single" w:sz="6" w:space="0" w:color="auto"/>
            </w:tcBorders>
            <w:shd w:val="clear" w:color="auto" w:fill="FFFFFF"/>
            <w:vAlign w:val="bottom"/>
            <w:tcPrChange w:id="40" w:author="Proof Communications" w:date="2020-04-27T12:42:00Z">
              <w:tcPr>
                <w:tcW w:w="1350" w:type="dxa"/>
                <w:tcBorders>
                  <w:top w:val="nil"/>
                  <w:left w:val="nil"/>
                  <w:bottom w:val="single" w:sz="6" w:space="0" w:color="auto"/>
                  <w:right w:val="single" w:sz="6" w:space="0" w:color="auto"/>
                </w:tcBorders>
                <w:shd w:val="clear" w:color="auto" w:fill="FFFFFF"/>
                <w:vAlign w:val="bottom"/>
              </w:tcPr>
            </w:tcPrChange>
          </w:tcPr>
          <w:p w14:paraId="66A21BB4" w14:textId="77777777" w:rsidR="004F2EE9" w:rsidRPr="009F59B1" w:rsidRDefault="004F2EE9" w:rsidP="008E2DD1">
            <w:pPr>
              <w:shd w:val="clear" w:color="auto" w:fill="FFFFFF"/>
              <w:tabs>
                <w:tab w:val="left" w:leader="dot" w:pos="5040"/>
              </w:tabs>
              <w:ind w:right="144"/>
              <w:jc w:val="right"/>
            </w:pPr>
            <w:r w:rsidRPr="009F59B1">
              <w:t>3,045,000</w:t>
            </w:r>
          </w:p>
        </w:tc>
        <w:tc>
          <w:tcPr>
            <w:tcW w:w="1271" w:type="dxa"/>
            <w:tcBorders>
              <w:top w:val="nil"/>
              <w:left w:val="single" w:sz="6" w:space="0" w:color="auto"/>
              <w:bottom w:val="nil"/>
              <w:right w:val="nil"/>
            </w:tcBorders>
            <w:shd w:val="clear" w:color="auto" w:fill="FFFFFF"/>
            <w:vAlign w:val="bottom"/>
            <w:tcPrChange w:id="41"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B5" w14:textId="77777777" w:rsidR="004F2EE9" w:rsidRPr="009F59B1" w:rsidRDefault="004F2EE9" w:rsidP="008E2DD1">
            <w:pPr>
              <w:shd w:val="clear" w:color="auto" w:fill="FFFFFF"/>
              <w:tabs>
                <w:tab w:val="left" w:leader="dot" w:pos="5040"/>
              </w:tabs>
              <w:ind w:right="144"/>
              <w:jc w:val="right"/>
            </w:pPr>
            <w:r w:rsidRPr="009F59B1">
              <w:t>..</w:t>
            </w:r>
          </w:p>
        </w:tc>
        <w:tc>
          <w:tcPr>
            <w:tcW w:w="1300" w:type="dxa"/>
            <w:tcBorders>
              <w:top w:val="nil"/>
              <w:left w:val="nil"/>
              <w:bottom w:val="nil"/>
              <w:right w:val="nil"/>
            </w:tcBorders>
            <w:shd w:val="clear" w:color="auto" w:fill="FFFFFF"/>
            <w:vAlign w:val="bottom"/>
            <w:tcPrChange w:id="42" w:author="Proof Communications" w:date="2020-04-27T12:42:00Z">
              <w:tcPr>
                <w:tcW w:w="1289" w:type="dxa"/>
                <w:tcBorders>
                  <w:top w:val="nil"/>
                  <w:left w:val="nil"/>
                  <w:bottom w:val="nil"/>
                  <w:right w:val="nil"/>
                </w:tcBorders>
                <w:shd w:val="clear" w:color="auto" w:fill="FFFFFF"/>
                <w:vAlign w:val="bottom"/>
              </w:tcPr>
            </w:tcPrChange>
          </w:tcPr>
          <w:p w14:paraId="66A21BB6" w14:textId="77777777" w:rsidR="004F2EE9" w:rsidRPr="009F59B1" w:rsidRDefault="004F2EE9" w:rsidP="008E2DD1">
            <w:pPr>
              <w:shd w:val="clear" w:color="auto" w:fill="FFFFFF"/>
              <w:tabs>
                <w:tab w:val="left" w:leader="dot" w:pos="5040"/>
              </w:tabs>
              <w:ind w:right="144"/>
              <w:jc w:val="right"/>
            </w:pPr>
            <w:r w:rsidRPr="009F59B1">
              <w:t>..</w:t>
            </w:r>
          </w:p>
        </w:tc>
      </w:tr>
      <w:tr w:rsidR="004F2EE9" w:rsidRPr="009F59B1" w14:paraId="66A21BBC" w14:textId="77777777" w:rsidTr="00F54426">
        <w:trPr>
          <w:trHeight w:val="20"/>
          <w:jc w:val="center"/>
          <w:trPrChange w:id="43" w:author="Proof Communications" w:date="2020-04-27T12:42:00Z">
            <w:trPr>
              <w:trHeight w:val="20"/>
              <w:jc w:val="center"/>
            </w:trPr>
          </w:trPrChange>
        </w:trPr>
        <w:tc>
          <w:tcPr>
            <w:tcW w:w="5176" w:type="dxa"/>
            <w:tcBorders>
              <w:left w:val="nil"/>
              <w:right w:val="nil"/>
            </w:tcBorders>
            <w:shd w:val="clear" w:color="auto" w:fill="FFFFFF"/>
            <w:tcPrChange w:id="44" w:author="Proof Communications" w:date="2020-04-27T12:42:00Z">
              <w:tcPr>
                <w:tcW w:w="5130" w:type="dxa"/>
                <w:tcBorders>
                  <w:left w:val="nil"/>
                  <w:right w:val="nil"/>
                </w:tcBorders>
                <w:shd w:val="clear" w:color="auto" w:fill="FFFFFF"/>
              </w:tcPr>
            </w:tcPrChange>
          </w:tcPr>
          <w:p w14:paraId="66A21BB8" w14:textId="77777777" w:rsidR="004F2EE9" w:rsidRPr="009F59B1" w:rsidRDefault="004F2EE9" w:rsidP="001069BC">
            <w:pPr>
              <w:shd w:val="clear" w:color="auto" w:fill="FFFFFF"/>
              <w:tabs>
                <w:tab w:val="left" w:leader="dot" w:pos="5000"/>
              </w:tabs>
              <w:spacing w:before="120"/>
              <w:pPrChange w:id="45" w:author="Proof Communications" w:date="2020-04-27T12:41:00Z">
                <w:pPr>
                  <w:shd w:val="clear" w:color="auto" w:fill="FFFFFF"/>
                  <w:tabs>
                    <w:tab w:val="left" w:leader="dot" w:pos="5000"/>
                  </w:tabs>
                  <w:spacing w:before="120"/>
                  <w:jc w:val="both"/>
                </w:pPr>
              </w:pPrChange>
            </w:pPr>
            <w:r w:rsidRPr="009F59B1">
              <w:rPr>
                <w:b/>
                <w:bCs/>
              </w:rPr>
              <w:t>5.</w:t>
            </w:r>
            <w:r w:rsidRPr="009F59B1">
              <w:rPr>
                <w:rFonts w:eastAsia="Times New Roman"/>
                <w:b/>
                <w:bCs/>
              </w:rPr>
              <w:t xml:space="preserve">—For Expenditure under the </w:t>
            </w:r>
            <w:r w:rsidRPr="009F59B1">
              <w:rPr>
                <w:rFonts w:eastAsia="Times New Roman"/>
                <w:b/>
                <w:bCs/>
                <w:i/>
                <w:iCs/>
              </w:rPr>
              <w:t xml:space="preserve">National Capital Development Commission Act </w:t>
            </w:r>
            <w:r w:rsidRPr="009F59B1">
              <w:rPr>
                <w:rFonts w:eastAsia="Times New Roman"/>
                <w:b/>
                <w:bCs/>
              </w:rPr>
              <w:t>1957</w:t>
            </w:r>
            <w:r w:rsidR="008E2DD1">
              <w:rPr>
                <w:rFonts w:eastAsia="Times New Roman"/>
                <w:b/>
                <w:bCs/>
              </w:rPr>
              <w:tab/>
            </w:r>
          </w:p>
        </w:tc>
        <w:tc>
          <w:tcPr>
            <w:tcW w:w="1362" w:type="dxa"/>
            <w:tcBorders>
              <w:top w:val="single" w:sz="6" w:space="0" w:color="auto"/>
              <w:left w:val="nil"/>
              <w:bottom w:val="single" w:sz="6" w:space="0" w:color="auto"/>
              <w:right w:val="single" w:sz="6" w:space="0" w:color="auto"/>
            </w:tcBorders>
            <w:shd w:val="clear" w:color="auto" w:fill="FFFFFF"/>
            <w:vAlign w:val="bottom"/>
            <w:tcPrChange w:id="46" w:author="Proof Communications" w:date="2020-04-27T12:42:00Z">
              <w:tcPr>
                <w:tcW w:w="1350" w:type="dxa"/>
                <w:tcBorders>
                  <w:top w:val="single" w:sz="6" w:space="0" w:color="auto"/>
                  <w:left w:val="nil"/>
                  <w:bottom w:val="single" w:sz="6" w:space="0" w:color="auto"/>
                  <w:right w:val="single" w:sz="6" w:space="0" w:color="auto"/>
                </w:tcBorders>
                <w:shd w:val="clear" w:color="auto" w:fill="FFFFFF"/>
                <w:vAlign w:val="bottom"/>
              </w:tcPr>
            </w:tcPrChange>
          </w:tcPr>
          <w:p w14:paraId="66A21BB9" w14:textId="77777777" w:rsidR="004F2EE9" w:rsidRPr="009F59B1" w:rsidRDefault="004F2EE9" w:rsidP="008E2DD1">
            <w:pPr>
              <w:shd w:val="clear" w:color="auto" w:fill="FFFFFF"/>
              <w:tabs>
                <w:tab w:val="left" w:leader="dot" w:pos="5040"/>
              </w:tabs>
              <w:ind w:right="144"/>
              <w:jc w:val="right"/>
            </w:pPr>
            <w:r w:rsidRPr="009F59B1">
              <w:t>4,000,000</w:t>
            </w:r>
          </w:p>
        </w:tc>
        <w:tc>
          <w:tcPr>
            <w:tcW w:w="1271" w:type="dxa"/>
            <w:tcBorders>
              <w:top w:val="nil"/>
              <w:left w:val="single" w:sz="6" w:space="0" w:color="auto"/>
              <w:bottom w:val="nil"/>
              <w:right w:val="nil"/>
            </w:tcBorders>
            <w:shd w:val="clear" w:color="auto" w:fill="FFFFFF"/>
            <w:vAlign w:val="bottom"/>
            <w:tcPrChange w:id="47"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BA" w14:textId="77777777" w:rsidR="004F2EE9" w:rsidRPr="009F59B1" w:rsidRDefault="004F2EE9" w:rsidP="008E2DD1">
            <w:pPr>
              <w:shd w:val="clear" w:color="auto" w:fill="FFFFFF"/>
              <w:tabs>
                <w:tab w:val="left" w:leader="dot" w:pos="5040"/>
              </w:tabs>
              <w:ind w:right="144"/>
              <w:jc w:val="right"/>
            </w:pPr>
            <w:r w:rsidRPr="009F59B1">
              <w:t>107,867,000</w:t>
            </w:r>
          </w:p>
        </w:tc>
        <w:tc>
          <w:tcPr>
            <w:tcW w:w="1300" w:type="dxa"/>
            <w:tcBorders>
              <w:top w:val="nil"/>
              <w:left w:val="nil"/>
              <w:bottom w:val="nil"/>
              <w:right w:val="nil"/>
            </w:tcBorders>
            <w:shd w:val="clear" w:color="auto" w:fill="FFFFFF"/>
            <w:vAlign w:val="bottom"/>
            <w:tcPrChange w:id="48" w:author="Proof Communications" w:date="2020-04-27T12:42:00Z">
              <w:tcPr>
                <w:tcW w:w="1289" w:type="dxa"/>
                <w:tcBorders>
                  <w:top w:val="nil"/>
                  <w:left w:val="nil"/>
                  <w:bottom w:val="nil"/>
                  <w:right w:val="nil"/>
                </w:tcBorders>
                <w:shd w:val="clear" w:color="auto" w:fill="FFFFFF"/>
                <w:vAlign w:val="bottom"/>
              </w:tcPr>
            </w:tcPrChange>
          </w:tcPr>
          <w:p w14:paraId="66A21BBB" w14:textId="77777777" w:rsidR="004F2EE9" w:rsidRPr="009F59B1" w:rsidRDefault="004F2EE9" w:rsidP="008E2DD1">
            <w:pPr>
              <w:shd w:val="clear" w:color="auto" w:fill="FFFFFF"/>
              <w:tabs>
                <w:tab w:val="left" w:leader="dot" w:pos="5040"/>
              </w:tabs>
              <w:ind w:right="144"/>
              <w:jc w:val="right"/>
            </w:pPr>
            <w:r w:rsidRPr="009F59B1">
              <w:t>135,550,000</w:t>
            </w:r>
          </w:p>
        </w:tc>
      </w:tr>
      <w:tr w:rsidR="004F2EE9" w:rsidRPr="009F59B1" w14:paraId="66A21BC1" w14:textId="77777777" w:rsidTr="00F54426">
        <w:trPr>
          <w:trHeight w:val="20"/>
          <w:jc w:val="center"/>
          <w:trPrChange w:id="49" w:author="Proof Communications" w:date="2020-04-27T12:42:00Z">
            <w:trPr>
              <w:trHeight w:val="20"/>
              <w:jc w:val="center"/>
            </w:trPr>
          </w:trPrChange>
        </w:trPr>
        <w:tc>
          <w:tcPr>
            <w:tcW w:w="5176" w:type="dxa"/>
            <w:tcBorders>
              <w:left w:val="nil"/>
              <w:right w:val="nil"/>
            </w:tcBorders>
            <w:shd w:val="clear" w:color="auto" w:fill="FFFFFF"/>
            <w:tcPrChange w:id="50" w:author="Proof Communications" w:date="2020-04-27T12:42:00Z">
              <w:tcPr>
                <w:tcW w:w="5130" w:type="dxa"/>
                <w:tcBorders>
                  <w:left w:val="nil"/>
                  <w:right w:val="nil"/>
                </w:tcBorders>
                <w:shd w:val="clear" w:color="auto" w:fill="FFFFFF"/>
              </w:tcPr>
            </w:tcPrChange>
          </w:tcPr>
          <w:p w14:paraId="66A21BBD" w14:textId="77777777" w:rsidR="004F2EE9" w:rsidRPr="009F59B1" w:rsidRDefault="00F2277B" w:rsidP="008E2DD1">
            <w:pPr>
              <w:shd w:val="clear" w:color="auto" w:fill="FFFFFF"/>
              <w:tabs>
                <w:tab w:val="left" w:leader="dot" w:pos="5000"/>
              </w:tabs>
              <w:spacing w:before="120"/>
              <w:ind w:right="144"/>
              <w:jc w:val="right"/>
            </w:pPr>
            <w:r w:rsidRPr="00F2277B">
              <w:rPr>
                <w:i/>
                <w:iCs/>
              </w:rPr>
              <w:t>Total:</w:t>
            </w:r>
            <w:r w:rsidR="004F2EE9" w:rsidRPr="009F59B1">
              <w:rPr>
                <w:i/>
                <w:iCs/>
              </w:rPr>
              <w:t xml:space="preserve"> Division </w:t>
            </w:r>
            <w:r w:rsidR="004F2EE9" w:rsidRPr="009F59B1">
              <w:t>837</w:t>
            </w:r>
          </w:p>
        </w:tc>
        <w:tc>
          <w:tcPr>
            <w:tcW w:w="1362" w:type="dxa"/>
            <w:tcBorders>
              <w:top w:val="single" w:sz="6" w:space="0" w:color="auto"/>
              <w:left w:val="nil"/>
              <w:bottom w:val="single" w:sz="6" w:space="0" w:color="auto"/>
              <w:right w:val="single" w:sz="6" w:space="0" w:color="auto"/>
            </w:tcBorders>
            <w:shd w:val="clear" w:color="auto" w:fill="FFFFFF"/>
            <w:vAlign w:val="bottom"/>
            <w:tcPrChange w:id="51" w:author="Proof Communications" w:date="2020-04-27T12:42:00Z">
              <w:tcPr>
                <w:tcW w:w="1350" w:type="dxa"/>
                <w:tcBorders>
                  <w:top w:val="single" w:sz="6" w:space="0" w:color="auto"/>
                  <w:left w:val="nil"/>
                  <w:bottom w:val="single" w:sz="6" w:space="0" w:color="auto"/>
                  <w:right w:val="single" w:sz="6" w:space="0" w:color="auto"/>
                </w:tcBorders>
                <w:shd w:val="clear" w:color="auto" w:fill="FFFFFF"/>
                <w:vAlign w:val="bottom"/>
              </w:tcPr>
            </w:tcPrChange>
          </w:tcPr>
          <w:p w14:paraId="66A21BBE" w14:textId="77777777" w:rsidR="004F2EE9" w:rsidRPr="009F59B1" w:rsidRDefault="004F2EE9" w:rsidP="008E2DD1">
            <w:pPr>
              <w:shd w:val="clear" w:color="auto" w:fill="FFFFFF"/>
              <w:tabs>
                <w:tab w:val="left" w:leader="dot" w:pos="5040"/>
              </w:tabs>
              <w:ind w:right="144"/>
              <w:jc w:val="right"/>
            </w:pPr>
            <w:r w:rsidRPr="009F59B1">
              <w:rPr>
                <w:b/>
                <w:bCs/>
              </w:rPr>
              <w:t>7,045,000</w:t>
            </w:r>
          </w:p>
        </w:tc>
        <w:tc>
          <w:tcPr>
            <w:tcW w:w="1271" w:type="dxa"/>
            <w:tcBorders>
              <w:top w:val="nil"/>
              <w:left w:val="single" w:sz="6" w:space="0" w:color="auto"/>
              <w:bottom w:val="nil"/>
              <w:right w:val="nil"/>
            </w:tcBorders>
            <w:shd w:val="clear" w:color="auto" w:fill="FFFFFF"/>
            <w:vAlign w:val="bottom"/>
            <w:tcPrChange w:id="52"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BF"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53" w:author="Proof Communications" w:date="2020-04-27T12:42:00Z">
              <w:tcPr>
                <w:tcW w:w="1289" w:type="dxa"/>
                <w:tcBorders>
                  <w:top w:val="nil"/>
                  <w:left w:val="nil"/>
                  <w:bottom w:val="nil"/>
                  <w:right w:val="nil"/>
                </w:tcBorders>
                <w:shd w:val="clear" w:color="auto" w:fill="FFFFFF"/>
                <w:vAlign w:val="bottom"/>
              </w:tcPr>
            </w:tcPrChange>
          </w:tcPr>
          <w:p w14:paraId="66A21BC0" w14:textId="77777777" w:rsidR="004F2EE9" w:rsidRPr="009F59B1" w:rsidRDefault="004F2EE9" w:rsidP="008E2DD1">
            <w:pPr>
              <w:shd w:val="clear" w:color="auto" w:fill="FFFFFF"/>
              <w:tabs>
                <w:tab w:val="left" w:leader="dot" w:pos="5040"/>
              </w:tabs>
              <w:ind w:right="144"/>
              <w:jc w:val="right"/>
            </w:pPr>
          </w:p>
        </w:tc>
      </w:tr>
      <w:tr w:rsidR="004F2EE9" w:rsidRPr="009F59B1" w14:paraId="66A21BC6" w14:textId="77777777" w:rsidTr="00F54426">
        <w:trPr>
          <w:trHeight w:val="20"/>
          <w:jc w:val="center"/>
          <w:trPrChange w:id="54" w:author="Proof Communications" w:date="2020-04-27T12:42:00Z">
            <w:trPr>
              <w:trHeight w:val="20"/>
              <w:jc w:val="center"/>
            </w:trPr>
          </w:trPrChange>
        </w:trPr>
        <w:tc>
          <w:tcPr>
            <w:tcW w:w="5176" w:type="dxa"/>
            <w:tcBorders>
              <w:left w:val="nil"/>
              <w:bottom w:val="nil"/>
              <w:right w:val="nil"/>
            </w:tcBorders>
            <w:shd w:val="clear" w:color="auto" w:fill="FFFFFF"/>
            <w:tcPrChange w:id="55" w:author="Proof Communications" w:date="2020-04-27T12:42:00Z">
              <w:tcPr>
                <w:tcW w:w="5130" w:type="dxa"/>
                <w:tcBorders>
                  <w:left w:val="nil"/>
                  <w:bottom w:val="nil"/>
                  <w:right w:val="nil"/>
                </w:tcBorders>
                <w:shd w:val="clear" w:color="auto" w:fill="FFFFFF"/>
              </w:tcPr>
            </w:tcPrChange>
          </w:tcPr>
          <w:p w14:paraId="66A21BC2" w14:textId="77777777" w:rsidR="004F2EE9" w:rsidRPr="009F59B1" w:rsidRDefault="004F2EE9" w:rsidP="008E2DD1">
            <w:pPr>
              <w:shd w:val="clear" w:color="auto" w:fill="FFFFFF"/>
              <w:tabs>
                <w:tab w:val="left" w:leader="dot" w:pos="5000"/>
              </w:tabs>
              <w:spacing w:before="120"/>
              <w:jc w:val="both"/>
            </w:pPr>
            <w:r w:rsidRPr="009F59B1">
              <w:rPr>
                <w:smallCaps/>
              </w:rPr>
              <w:t xml:space="preserve">Division </w:t>
            </w:r>
            <w:r w:rsidRPr="009F59B1">
              <w:t>839.</w:t>
            </w:r>
            <w:r w:rsidRPr="009F59B1">
              <w:rPr>
                <w:rFonts w:eastAsia="Times New Roman"/>
              </w:rPr>
              <w:t>—OTHER SERVICES</w:t>
            </w:r>
          </w:p>
        </w:tc>
        <w:tc>
          <w:tcPr>
            <w:tcW w:w="1362" w:type="dxa"/>
            <w:tcBorders>
              <w:top w:val="single" w:sz="6" w:space="0" w:color="auto"/>
              <w:left w:val="nil"/>
              <w:bottom w:val="nil"/>
              <w:right w:val="single" w:sz="6" w:space="0" w:color="auto"/>
            </w:tcBorders>
            <w:shd w:val="clear" w:color="auto" w:fill="FFFFFF"/>
            <w:vAlign w:val="bottom"/>
            <w:tcPrChange w:id="56" w:author="Proof Communications" w:date="2020-04-27T12:42:00Z">
              <w:tcPr>
                <w:tcW w:w="1350" w:type="dxa"/>
                <w:tcBorders>
                  <w:top w:val="single" w:sz="6" w:space="0" w:color="auto"/>
                  <w:left w:val="nil"/>
                  <w:bottom w:val="nil"/>
                  <w:right w:val="single" w:sz="6" w:space="0" w:color="auto"/>
                </w:tcBorders>
                <w:shd w:val="clear" w:color="auto" w:fill="FFFFFF"/>
                <w:vAlign w:val="bottom"/>
              </w:tcPr>
            </w:tcPrChange>
          </w:tcPr>
          <w:p w14:paraId="66A21BC3" w14:textId="77777777" w:rsidR="004F2EE9" w:rsidRPr="009F59B1" w:rsidRDefault="004F2EE9" w:rsidP="008E2DD1">
            <w:pPr>
              <w:shd w:val="clear" w:color="auto" w:fill="FFFFFF"/>
              <w:tabs>
                <w:tab w:val="left" w:leader="dot" w:pos="5040"/>
              </w:tabs>
              <w:ind w:right="144"/>
              <w:jc w:val="right"/>
            </w:pPr>
          </w:p>
        </w:tc>
        <w:tc>
          <w:tcPr>
            <w:tcW w:w="1271" w:type="dxa"/>
            <w:tcBorders>
              <w:top w:val="nil"/>
              <w:left w:val="single" w:sz="6" w:space="0" w:color="auto"/>
              <w:bottom w:val="nil"/>
              <w:right w:val="nil"/>
            </w:tcBorders>
            <w:shd w:val="clear" w:color="auto" w:fill="FFFFFF"/>
            <w:vAlign w:val="bottom"/>
            <w:tcPrChange w:id="57"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C4"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58" w:author="Proof Communications" w:date="2020-04-27T12:42:00Z">
              <w:tcPr>
                <w:tcW w:w="1289" w:type="dxa"/>
                <w:tcBorders>
                  <w:top w:val="nil"/>
                  <w:left w:val="nil"/>
                  <w:bottom w:val="nil"/>
                  <w:right w:val="nil"/>
                </w:tcBorders>
                <w:shd w:val="clear" w:color="auto" w:fill="FFFFFF"/>
                <w:vAlign w:val="bottom"/>
              </w:tcPr>
            </w:tcPrChange>
          </w:tcPr>
          <w:p w14:paraId="66A21BC5" w14:textId="77777777" w:rsidR="004F2EE9" w:rsidRPr="009F59B1" w:rsidRDefault="004F2EE9" w:rsidP="008E2DD1">
            <w:pPr>
              <w:shd w:val="clear" w:color="auto" w:fill="FFFFFF"/>
              <w:tabs>
                <w:tab w:val="left" w:leader="dot" w:pos="5040"/>
              </w:tabs>
              <w:ind w:right="144"/>
              <w:jc w:val="right"/>
            </w:pPr>
          </w:p>
        </w:tc>
      </w:tr>
      <w:tr w:rsidR="004F2EE9" w:rsidRPr="009F59B1" w14:paraId="66A21BCB" w14:textId="77777777" w:rsidTr="00F54426">
        <w:trPr>
          <w:trHeight w:val="20"/>
          <w:jc w:val="center"/>
          <w:trPrChange w:id="59" w:author="Proof Communications" w:date="2020-04-27T12:42:00Z">
            <w:trPr>
              <w:trHeight w:val="20"/>
              <w:jc w:val="center"/>
            </w:trPr>
          </w:trPrChange>
        </w:trPr>
        <w:tc>
          <w:tcPr>
            <w:tcW w:w="5176" w:type="dxa"/>
            <w:tcBorders>
              <w:top w:val="nil"/>
              <w:left w:val="nil"/>
              <w:right w:val="nil"/>
            </w:tcBorders>
            <w:shd w:val="clear" w:color="auto" w:fill="FFFFFF"/>
            <w:tcPrChange w:id="60" w:author="Proof Communications" w:date="2020-04-27T12:42:00Z">
              <w:tcPr>
                <w:tcW w:w="5130" w:type="dxa"/>
                <w:tcBorders>
                  <w:top w:val="nil"/>
                  <w:left w:val="nil"/>
                  <w:right w:val="nil"/>
                </w:tcBorders>
                <w:shd w:val="clear" w:color="auto" w:fill="FFFFFF"/>
              </w:tcPr>
            </w:tcPrChange>
          </w:tcPr>
          <w:p w14:paraId="66A21BC7" w14:textId="77777777" w:rsidR="004F2EE9" w:rsidRPr="009F59B1" w:rsidRDefault="004F2EE9" w:rsidP="008E2DD1">
            <w:pPr>
              <w:shd w:val="clear" w:color="auto" w:fill="FFFFFF"/>
              <w:tabs>
                <w:tab w:val="left" w:leader="dot" w:pos="5000"/>
              </w:tabs>
              <w:ind w:left="139"/>
              <w:jc w:val="both"/>
            </w:pPr>
            <w:r w:rsidRPr="009F59B1">
              <w:t>01. Electricity concessions to pensioners</w:t>
            </w:r>
            <w:r w:rsidR="008E2DD1">
              <w:tab/>
            </w:r>
          </w:p>
        </w:tc>
        <w:tc>
          <w:tcPr>
            <w:tcW w:w="1362" w:type="dxa"/>
            <w:tcBorders>
              <w:top w:val="nil"/>
              <w:left w:val="nil"/>
              <w:bottom w:val="single" w:sz="6" w:space="0" w:color="auto"/>
              <w:right w:val="single" w:sz="6" w:space="0" w:color="auto"/>
            </w:tcBorders>
            <w:shd w:val="clear" w:color="auto" w:fill="FFFFFF"/>
            <w:vAlign w:val="bottom"/>
            <w:tcPrChange w:id="61" w:author="Proof Communications" w:date="2020-04-27T12:42:00Z">
              <w:tcPr>
                <w:tcW w:w="1350" w:type="dxa"/>
                <w:tcBorders>
                  <w:top w:val="nil"/>
                  <w:left w:val="nil"/>
                  <w:bottom w:val="single" w:sz="6" w:space="0" w:color="auto"/>
                  <w:right w:val="single" w:sz="6" w:space="0" w:color="auto"/>
                </w:tcBorders>
                <w:shd w:val="clear" w:color="auto" w:fill="FFFFFF"/>
                <w:vAlign w:val="bottom"/>
              </w:tcPr>
            </w:tcPrChange>
          </w:tcPr>
          <w:p w14:paraId="66A21BC8" w14:textId="77777777" w:rsidR="004F2EE9" w:rsidRPr="009F59B1" w:rsidRDefault="004F2EE9" w:rsidP="008E2DD1">
            <w:pPr>
              <w:shd w:val="clear" w:color="auto" w:fill="FFFFFF"/>
              <w:tabs>
                <w:tab w:val="left" w:leader="dot" w:pos="5040"/>
              </w:tabs>
              <w:ind w:right="144"/>
              <w:jc w:val="right"/>
            </w:pPr>
            <w:r w:rsidRPr="009F59B1">
              <w:rPr>
                <w:b/>
                <w:bCs/>
              </w:rPr>
              <w:t>180,000</w:t>
            </w:r>
          </w:p>
        </w:tc>
        <w:tc>
          <w:tcPr>
            <w:tcW w:w="1271" w:type="dxa"/>
            <w:tcBorders>
              <w:top w:val="nil"/>
              <w:left w:val="single" w:sz="6" w:space="0" w:color="auto"/>
              <w:bottom w:val="nil"/>
              <w:right w:val="nil"/>
            </w:tcBorders>
            <w:shd w:val="clear" w:color="auto" w:fill="FFFFFF"/>
            <w:vAlign w:val="bottom"/>
            <w:tcPrChange w:id="62"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C9"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63" w:author="Proof Communications" w:date="2020-04-27T12:42:00Z">
              <w:tcPr>
                <w:tcW w:w="1289" w:type="dxa"/>
                <w:tcBorders>
                  <w:top w:val="nil"/>
                  <w:left w:val="nil"/>
                  <w:bottom w:val="nil"/>
                  <w:right w:val="nil"/>
                </w:tcBorders>
                <w:shd w:val="clear" w:color="auto" w:fill="FFFFFF"/>
                <w:vAlign w:val="bottom"/>
              </w:tcPr>
            </w:tcPrChange>
          </w:tcPr>
          <w:p w14:paraId="66A21BCA" w14:textId="77777777" w:rsidR="004F2EE9" w:rsidRPr="009F59B1" w:rsidRDefault="004F2EE9" w:rsidP="008E2DD1">
            <w:pPr>
              <w:shd w:val="clear" w:color="auto" w:fill="FFFFFF"/>
              <w:tabs>
                <w:tab w:val="left" w:leader="dot" w:pos="5040"/>
              </w:tabs>
              <w:ind w:right="144"/>
              <w:jc w:val="right"/>
            </w:pPr>
          </w:p>
        </w:tc>
      </w:tr>
      <w:tr w:rsidR="004F2EE9" w:rsidRPr="009F59B1" w14:paraId="66A21BD0" w14:textId="77777777" w:rsidTr="00F54426">
        <w:trPr>
          <w:trHeight w:val="20"/>
          <w:jc w:val="center"/>
          <w:trPrChange w:id="64" w:author="Proof Communications" w:date="2020-04-27T12:42:00Z">
            <w:trPr>
              <w:trHeight w:val="20"/>
              <w:jc w:val="center"/>
            </w:trPr>
          </w:trPrChange>
        </w:trPr>
        <w:tc>
          <w:tcPr>
            <w:tcW w:w="5176" w:type="dxa"/>
            <w:tcBorders>
              <w:left w:val="nil"/>
              <w:bottom w:val="single" w:sz="4" w:space="0" w:color="auto"/>
              <w:right w:val="nil"/>
            </w:tcBorders>
            <w:shd w:val="clear" w:color="auto" w:fill="FFFFFF"/>
            <w:tcPrChange w:id="65" w:author="Proof Communications" w:date="2020-04-27T12:42:00Z">
              <w:tcPr>
                <w:tcW w:w="5130" w:type="dxa"/>
                <w:tcBorders>
                  <w:left w:val="nil"/>
                  <w:bottom w:val="single" w:sz="4" w:space="0" w:color="auto"/>
                  <w:right w:val="nil"/>
                </w:tcBorders>
                <w:shd w:val="clear" w:color="auto" w:fill="FFFFFF"/>
              </w:tcPr>
            </w:tcPrChange>
          </w:tcPr>
          <w:p w14:paraId="66A21BCC" w14:textId="77777777" w:rsidR="004F2EE9" w:rsidRPr="009F59B1" w:rsidRDefault="004F2EE9" w:rsidP="008E2DD1">
            <w:pPr>
              <w:shd w:val="clear" w:color="auto" w:fill="FFFFFF"/>
              <w:tabs>
                <w:tab w:val="left" w:leader="dot" w:pos="5000"/>
              </w:tabs>
              <w:spacing w:before="60" w:after="60"/>
              <w:jc w:val="both"/>
            </w:pPr>
            <w:r w:rsidRPr="009F59B1">
              <w:rPr>
                <w:b/>
                <w:bCs/>
              </w:rPr>
              <w:t>Total: Department of Capital Territory</w:t>
            </w:r>
            <w:r w:rsidR="008E2DD1">
              <w:rPr>
                <w:b/>
                <w:bCs/>
              </w:rPr>
              <w:tab/>
            </w:r>
          </w:p>
        </w:tc>
        <w:tc>
          <w:tcPr>
            <w:tcW w:w="1362" w:type="dxa"/>
            <w:tcBorders>
              <w:top w:val="single" w:sz="6" w:space="0" w:color="auto"/>
              <w:left w:val="nil"/>
              <w:bottom w:val="single" w:sz="6" w:space="0" w:color="auto"/>
              <w:right w:val="single" w:sz="6" w:space="0" w:color="auto"/>
            </w:tcBorders>
            <w:shd w:val="clear" w:color="auto" w:fill="FFFFFF"/>
            <w:vAlign w:val="bottom"/>
            <w:tcPrChange w:id="66" w:author="Proof Communications" w:date="2020-04-27T12:42:00Z">
              <w:tcPr>
                <w:tcW w:w="1350" w:type="dxa"/>
                <w:tcBorders>
                  <w:top w:val="single" w:sz="6" w:space="0" w:color="auto"/>
                  <w:left w:val="nil"/>
                  <w:bottom w:val="single" w:sz="6" w:space="0" w:color="auto"/>
                  <w:right w:val="single" w:sz="6" w:space="0" w:color="auto"/>
                </w:tcBorders>
                <w:shd w:val="clear" w:color="auto" w:fill="FFFFFF"/>
                <w:vAlign w:val="bottom"/>
              </w:tcPr>
            </w:tcPrChange>
          </w:tcPr>
          <w:p w14:paraId="66A21BCD" w14:textId="77777777" w:rsidR="004F2EE9" w:rsidRPr="009F59B1" w:rsidRDefault="004F2EE9" w:rsidP="008E2DD1">
            <w:pPr>
              <w:shd w:val="clear" w:color="auto" w:fill="FFFFFF"/>
              <w:tabs>
                <w:tab w:val="left" w:leader="dot" w:pos="5040"/>
              </w:tabs>
              <w:spacing w:before="60" w:after="60"/>
              <w:ind w:right="144"/>
              <w:jc w:val="right"/>
            </w:pPr>
            <w:r w:rsidRPr="009F59B1">
              <w:rPr>
                <w:b/>
                <w:bCs/>
              </w:rPr>
              <w:t>7,225,000</w:t>
            </w:r>
          </w:p>
        </w:tc>
        <w:tc>
          <w:tcPr>
            <w:tcW w:w="1271" w:type="dxa"/>
            <w:tcBorders>
              <w:top w:val="nil"/>
              <w:left w:val="single" w:sz="6" w:space="0" w:color="auto"/>
              <w:bottom w:val="single" w:sz="6" w:space="0" w:color="auto"/>
              <w:right w:val="nil"/>
            </w:tcBorders>
            <w:shd w:val="clear" w:color="auto" w:fill="FFFFFF"/>
            <w:vAlign w:val="bottom"/>
            <w:tcPrChange w:id="67" w:author="Proof Communications" w:date="2020-04-27T12:42:00Z">
              <w:tcPr>
                <w:tcW w:w="1260" w:type="dxa"/>
                <w:tcBorders>
                  <w:top w:val="nil"/>
                  <w:left w:val="single" w:sz="6" w:space="0" w:color="auto"/>
                  <w:bottom w:val="single" w:sz="6" w:space="0" w:color="auto"/>
                  <w:right w:val="nil"/>
                </w:tcBorders>
                <w:shd w:val="clear" w:color="auto" w:fill="FFFFFF"/>
                <w:vAlign w:val="bottom"/>
              </w:tcPr>
            </w:tcPrChange>
          </w:tcPr>
          <w:p w14:paraId="66A21BCE"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single" w:sz="6" w:space="0" w:color="auto"/>
              <w:right w:val="nil"/>
            </w:tcBorders>
            <w:shd w:val="clear" w:color="auto" w:fill="FFFFFF"/>
            <w:vAlign w:val="bottom"/>
            <w:tcPrChange w:id="68" w:author="Proof Communications" w:date="2020-04-27T12:42:00Z">
              <w:tcPr>
                <w:tcW w:w="1289" w:type="dxa"/>
                <w:tcBorders>
                  <w:top w:val="nil"/>
                  <w:left w:val="nil"/>
                  <w:bottom w:val="single" w:sz="6" w:space="0" w:color="auto"/>
                  <w:right w:val="nil"/>
                </w:tcBorders>
                <w:shd w:val="clear" w:color="auto" w:fill="FFFFFF"/>
                <w:vAlign w:val="bottom"/>
              </w:tcPr>
            </w:tcPrChange>
          </w:tcPr>
          <w:p w14:paraId="66A21BCF" w14:textId="77777777" w:rsidR="004F2EE9" w:rsidRPr="009F59B1" w:rsidRDefault="004F2EE9" w:rsidP="008E2DD1">
            <w:pPr>
              <w:shd w:val="clear" w:color="auto" w:fill="FFFFFF"/>
              <w:tabs>
                <w:tab w:val="left" w:leader="dot" w:pos="5040"/>
              </w:tabs>
              <w:ind w:right="144"/>
              <w:jc w:val="right"/>
            </w:pPr>
          </w:p>
        </w:tc>
      </w:tr>
      <w:tr w:rsidR="004F2EE9" w:rsidRPr="009F59B1" w14:paraId="66A21BD5" w14:textId="77777777" w:rsidTr="00F54426">
        <w:trPr>
          <w:trHeight w:val="20"/>
          <w:jc w:val="center"/>
          <w:trPrChange w:id="69" w:author="Proof Communications" w:date="2020-04-27T12:42:00Z">
            <w:trPr>
              <w:trHeight w:val="20"/>
              <w:jc w:val="center"/>
            </w:trPr>
          </w:trPrChange>
        </w:trPr>
        <w:tc>
          <w:tcPr>
            <w:tcW w:w="5176" w:type="dxa"/>
            <w:tcBorders>
              <w:top w:val="single" w:sz="4" w:space="0" w:color="auto"/>
              <w:left w:val="nil"/>
              <w:bottom w:val="nil"/>
              <w:right w:val="nil"/>
            </w:tcBorders>
            <w:shd w:val="clear" w:color="auto" w:fill="FFFFFF"/>
            <w:tcPrChange w:id="70" w:author="Proof Communications" w:date="2020-04-27T12:42:00Z">
              <w:tcPr>
                <w:tcW w:w="5130" w:type="dxa"/>
                <w:tcBorders>
                  <w:top w:val="single" w:sz="4" w:space="0" w:color="auto"/>
                  <w:left w:val="nil"/>
                  <w:bottom w:val="nil"/>
                  <w:right w:val="nil"/>
                </w:tcBorders>
                <w:shd w:val="clear" w:color="auto" w:fill="FFFFFF"/>
              </w:tcPr>
            </w:tcPrChange>
          </w:tcPr>
          <w:p w14:paraId="66A21BD1" w14:textId="77777777" w:rsidR="004F2EE9" w:rsidRPr="009F59B1" w:rsidRDefault="004F2EE9" w:rsidP="008E2DD1">
            <w:pPr>
              <w:shd w:val="clear" w:color="auto" w:fill="FFFFFF"/>
              <w:tabs>
                <w:tab w:val="left" w:leader="dot" w:pos="5000"/>
              </w:tabs>
              <w:spacing w:before="240"/>
              <w:jc w:val="both"/>
            </w:pPr>
            <w:r w:rsidRPr="009F59B1">
              <w:rPr>
                <w:b/>
                <w:bCs/>
              </w:rPr>
              <w:t>DEPARTMENT OF COMMUNICATIONS</w:t>
            </w:r>
          </w:p>
        </w:tc>
        <w:tc>
          <w:tcPr>
            <w:tcW w:w="1362" w:type="dxa"/>
            <w:tcBorders>
              <w:top w:val="single" w:sz="6" w:space="0" w:color="auto"/>
              <w:left w:val="nil"/>
              <w:bottom w:val="nil"/>
              <w:right w:val="single" w:sz="6" w:space="0" w:color="auto"/>
            </w:tcBorders>
            <w:shd w:val="clear" w:color="auto" w:fill="FFFFFF"/>
            <w:vAlign w:val="bottom"/>
            <w:tcPrChange w:id="71" w:author="Proof Communications" w:date="2020-04-27T12:42:00Z">
              <w:tcPr>
                <w:tcW w:w="1350" w:type="dxa"/>
                <w:tcBorders>
                  <w:top w:val="single" w:sz="6" w:space="0" w:color="auto"/>
                  <w:left w:val="nil"/>
                  <w:bottom w:val="nil"/>
                  <w:right w:val="single" w:sz="6" w:space="0" w:color="auto"/>
                </w:tcBorders>
                <w:shd w:val="clear" w:color="auto" w:fill="FFFFFF"/>
                <w:vAlign w:val="bottom"/>
              </w:tcPr>
            </w:tcPrChange>
          </w:tcPr>
          <w:p w14:paraId="66A21BD2" w14:textId="77777777" w:rsidR="004F2EE9" w:rsidRPr="009F59B1" w:rsidRDefault="004F2EE9" w:rsidP="008E2DD1">
            <w:pPr>
              <w:shd w:val="clear" w:color="auto" w:fill="FFFFFF"/>
              <w:tabs>
                <w:tab w:val="left" w:leader="dot" w:pos="5040"/>
              </w:tabs>
              <w:ind w:right="144"/>
              <w:jc w:val="right"/>
            </w:pPr>
          </w:p>
        </w:tc>
        <w:tc>
          <w:tcPr>
            <w:tcW w:w="1271" w:type="dxa"/>
            <w:tcBorders>
              <w:top w:val="single" w:sz="6" w:space="0" w:color="auto"/>
              <w:left w:val="single" w:sz="6" w:space="0" w:color="auto"/>
              <w:bottom w:val="nil"/>
              <w:right w:val="nil"/>
            </w:tcBorders>
            <w:shd w:val="clear" w:color="auto" w:fill="FFFFFF"/>
            <w:vAlign w:val="bottom"/>
            <w:tcPrChange w:id="72" w:author="Proof Communications" w:date="2020-04-27T12:42:00Z">
              <w:tcPr>
                <w:tcW w:w="1260" w:type="dxa"/>
                <w:tcBorders>
                  <w:top w:val="single" w:sz="6" w:space="0" w:color="auto"/>
                  <w:left w:val="single" w:sz="6" w:space="0" w:color="auto"/>
                  <w:bottom w:val="nil"/>
                  <w:right w:val="nil"/>
                </w:tcBorders>
                <w:shd w:val="clear" w:color="auto" w:fill="FFFFFF"/>
                <w:vAlign w:val="bottom"/>
              </w:tcPr>
            </w:tcPrChange>
          </w:tcPr>
          <w:p w14:paraId="66A21BD3" w14:textId="77777777" w:rsidR="004F2EE9" w:rsidRPr="009F59B1" w:rsidRDefault="004F2EE9" w:rsidP="008E2DD1">
            <w:pPr>
              <w:shd w:val="clear" w:color="auto" w:fill="FFFFFF"/>
              <w:tabs>
                <w:tab w:val="left" w:leader="dot" w:pos="5040"/>
              </w:tabs>
              <w:ind w:right="144"/>
              <w:jc w:val="right"/>
            </w:pPr>
          </w:p>
        </w:tc>
        <w:tc>
          <w:tcPr>
            <w:tcW w:w="1300" w:type="dxa"/>
            <w:tcBorders>
              <w:top w:val="single" w:sz="6" w:space="0" w:color="auto"/>
              <w:left w:val="nil"/>
              <w:bottom w:val="nil"/>
              <w:right w:val="nil"/>
            </w:tcBorders>
            <w:shd w:val="clear" w:color="auto" w:fill="FFFFFF"/>
            <w:vAlign w:val="bottom"/>
            <w:tcPrChange w:id="73" w:author="Proof Communications" w:date="2020-04-27T12:42:00Z">
              <w:tcPr>
                <w:tcW w:w="1289" w:type="dxa"/>
                <w:tcBorders>
                  <w:top w:val="single" w:sz="6" w:space="0" w:color="auto"/>
                  <w:left w:val="nil"/>
                  <w:bottom w:val="nil"/>
                  <w:right w:val="nil"/>
                </w:tcBorders>
                <w:shd w:val="clear" w:color="auto" w:fill="FFFFFF"/>
                <w:vAlign w:val="bottom"/>
              </w:tcPr>
            </w:tcPrChange>
          </w:tcPr>
          <w:p w14:paraId="66A21BD4" w14:textId="77777777" w:rsidR="004F2EE9" w:rsidRPr="009F59B1" w:rsidRDefault="004F2EE9" w:rsidP="008E2DD1">
            <w:pPr>
              <w:shd w:val="clear" w:color="auto" w:fill="FFFFFF"/>
              <w:tabs>
                <w:tab w:val="left" w:leader="dot" w:pos="5040"/>
              </w:tabs>
              <w:ind w:right="144"/>
              <w:jc w:val="right"/>
            </w:pPr>
          </w:p>
        </w:tc>
      </w:tr>
      <w:tr w:rsidR="004F2EE9" w:rsidRPr="009F59B1" w14:paraId="66A21BDA" w14:textId="77777777" w:rsidTr="00F54426">
        <w:trPr>
          <w:trHeight w:val="20"/>
          <w:jc w:val="center"/>
          <w:trPrChange w:id="74" w:author="Proof Communications" w:date="2020-04-27T12:42:00Z">
            <w:trPr>
              <w:trHeight w:val="20"/>
              <w:jc w:val="center"/>
            </w:trPr>
          </w:trPrChange>
        </w:trPr>
        <w:tc>
          <w:tcPr>
            <w:tcW w:w="5176" w:type="dxa"/>
            <w:tcBorders>
              <w:top w:val="nil"/>
              <w:left w:val="nil"/>
              <w:bottom w:val="nil"/>
              <w:right w:val="nil"/>
            </w:tcBorders>
            <w:shd w:val="clear" w:color="auto" w:fill="FFFFFF"/>
            <w:tcPrChange w:id="75" w:author="Proof Communications" w:date="2020-04-27T12:42:00Z">
              <w:tcPr>
                <w:tcW w:w="5130" w:type="dxa"/>
                <w:tcBorders>
                  <w:top w:val="nil"/>
                  <w:left w:val="nil"/>
                  <w:bottom w:val="nil"/>
                  <w:right w:val="nil"/>
                </w:tcBorders>
                <w:shd w:val="clear" w:color="auto" w:fill="FFFFFF"/>
              </w:tcPr>
            </w:tcPrChange>
          </w:tcPr>
          <w:p w14:paraId="66A21BD6" w14:textId="77777777" w:rsidR="004F2EE9" w:rsidRPr="009F59B1" w:rsidRDefault="004F2EE9" w:rsidP="00154620">
            <w:pPr>
              <w:shd w:val="clear" w:color="auto" w:fill="FFFFFF"/>
              <w:tabs>
                <w:tab w:val="left" w:leader="dot" w:pos="5000"/>
              </w:tabs>
              <w:spacing w:before="120"/>
              <w:jc w:val="both"/>
            </w:pPr>
            <w:r w:rsidRPr="009F59B1">
              <w:rPr>
                <w:smallCaps/>
              </w:rPr>
              <w:t xml:space="preserve">Division </w:t>
            </w:r>
            <w:r w:rsidRPr="009F59B1">
              <w:t>901.</w:t>
            </w:r>
            <w:r w:rsidRPr="009F59B1">
              <w:rPr>
                <w:rFonts w:eastAsia="Times New Roman"/>
              </w:rPr>
              <w:t>—CAPITAL WORKS AND SERVICES</w:t>
            </w:r>
          </w:p>
        </w:tc>
        <w:tc>
          <w:tcPr>
            <w:tcW w:w="1362" w:type="dxa"/>
            <w:tcBorders>
              <w:top w:val="nil"/>
              <w:left w:val="nil"/>
              <w:bottom w:val="nil"/>
              <w:right w:val="single" w:sz="6" w:space="0" w:color="auto"/>
            </w:tcBorders>
            <w:shd w:val="clear" w:color="auto" w:fill="FFFFFF"/>
            <w:vAlign w:val="bottom"/>
            <w:tcPrChange w:id="76" w:author="Proof Communications" w:date="2020-04-27T12:42:00Z">
              <w:tcPr>
                <w:tcW w:w="1350" w:type="dxa"/>
                <w:tcBorders>
                  <w:top w:val="nil"/>
                  <w:left w:val="nil"/>
                  <w:bottom w:val="nil"/>
                  <w:right w:val="single" w:sz="6" w:space="0" w:color="auto"/>
                </w:tcBorders>
                <w:shd w:val="clear" w:color="auto" w:fill="FFFFFF"/>
                <w:vAlign w:val="bottom"/>
              </w:tcPr>
            </w:tcPrChange>
          </w:tcPr>
          <w:p w14:paraId="66A21BD7" w14:textId="77777777" w:rsidR="004F2EE9" w:rsidRPr="009F59B1" w:rsidRDefault="004F2EE9" w:rsidP="008E2DD1">
            <w:pPr>
              <w:shd w:val="clear" w:color="auto" w:fill="FFFFFF"/>
              <w:tabs>
                <w:tab w:val="left" w:leader="dot" w:pos="5040"/>
              </w:tabs>
              <w:ind w:right="144"/>
              <w:jc w:val="right"/>
            </w:pPr>
          </w:p>
        </w:tc>
        <w:tc>
          <w:tcPr>
            <w:tcW w:w="1271" w:type="dxa"/>
            <w:tcBorders>
              <w:top w:val="nil"/>
              <w:left w:val="single" w:sz="6" w:space="0" w:color="auto"/>
              <w:bottom w:val="nil"/>
              <w:right w:val="nil"/>
            </w:tcBorders>
            <w:shd w:val="clear" w:color="auto" w:fill="FFFFFF"/>
            <w:vAlign w:val="bottom"/>
            <w:tcPrChange w:id="77"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D8"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78" w:author="Proof Communications" w:date="2020-04-27T12:42:00Z">
              <w:tcPr>
                <w:tcW w:w="1289" w:type="dxa"/>
                <w:tcBorders>
                  <w:top w:val="nil"/>
                  <w:left w:val="nil"/>
                  <w:bottom w:val="nil"/>
                  <w:right w:val="nil"/>
                </w:tcBorders>
                <w:shd w:val="clear" w:color="auto" w:fill="FFFFFF"/>
                <w:vAlign w:val="bottom"/>
              </w:tcPr>
            </w:tcPrChange>
          </w:tcPr>
          <w:p w14:paraId="66A21BD9" w14:textId="77777777" w:rsidR="004F2EE9" w:rsidRPr="009F59B1" w:rsidRDefault="004F2EE9" w:rsidP="008E2DD1">
            <w:pPr>
              <w:shd w:val="clear" w:color="auto" w:fill="FFFFFF"/>
              <w:tabs>
                <w:tab w:val="left" w:leader="dot" w:pos="5040"/>
              </w:tabs>
              <w:ind w:right="144"/>
              <w:jc w:val="right"/>
            </w:pPr>
          </w:p>
        </w:tc>
      </w:tr>
      <w:tr w:rsidR="004F2EE9" w:rsidRPr="009F59B1" w14:paraId="66A21BDF" w14:textId="77777777" w:rsidTr="00F54426">
        <w:trPr>
          <w:trHeight w:val="20"/>
          <w:jc w:val="center"/>
          <w:trPrChange w:id="79" w:author="Proof Communications" w:date="2020-04-27T12:42:00Z">
            <w:trPr>
              <w:trHeight w:val="20"/>
              <w:jc w:val="center"/>
            </w:trPr>
          </w:trPrChange>
        </w:trPr>
        <w:tc>
          <w:tcPr>
            <w:tcW w:w="5176" w:type="dxa"/>
            <w:tcBorders>
              <w:top w:val="nil"/>
              <w:left w:val="nil"/>
              <w:bottom w:val="nil"/>
              <w:right w:val="nil"/>
            </w:tcBorders>
            <w:shd w:val="clear" w:color="auto" w:fill="FFFFFF"/>
            <w:tcPrChange w:id="80" w:author="Proof Communications" w:date="2020-04-27T12:42:00Z">
              <w:tcPr>
                <w:tcW w:w="5130" w:type="dxa"/>
                <w:tcBorders>
                  <w:top w:val="nil"/>
                  <w:left w:val="nil"/>
                  <w:bottom w:val="nil"/>
                  <w:right w:val="nil"/>
                </w:tcBorders>
                <w:shd w:val="clear" w:color="auto" w:fill="FFFFFF"/>
              </w:tcPr>
            </w:tcPrChange>
          </w:tcPr>
          <w:p w14:paraId="66A21BDB" w14:textId="77777777" w:rsidR="004F2EE9" w:rsidRPr="009F59B1" w:rsidRDefault="004F2EE9" w:rsidP="008E2DD1">
            <w:pPr>
              <w:shd w:val="clear" w:color="auto" w:fill="FFFFFF"/>
              <w:tabs>
                <w:tab w:val="left" w:leader="dot" w:pos="5000"/>
              </w:tabs>
              <w:jc w:val="both"/>
            </w:pPr>
            <w:r w:rsidRPr="009F59B1">
              <w:rPr>
                <w:b/>
                <w:bCs/>
              </w:rPr>
              <w:t>2.</w:t>
            </w:r>
            <w:r w:rsidRPr="009F59B1">
              <w:rPr>
                <w:rFonts w:eastAsia="Times New Roman"/>
                <w:b/>
                <w:bCs/>
              </w:rPr>
              <w:t>—National Broadcasting and Television Service—</w:t>
            </w:r>
          </w:p>
        </w:tc>
        <w:tc>
          <w:tcPr>
            <w:tcW w:w="1362" w:type="dxa"/>
            <w:tcBorders>
              <w:top w:val="nil"/>
              <w:left w:val="nil"/>
              <w:bottom w:val="nil"/>
              <w:right w:val="single" w:sz="6" w:space="0" w:color="auto"/>
            </w:tcBorders>
            <w:shd w:val="clear" w:color="auto" w:fill="FFFFFF"/>
            <w:vAlign w:val="bottom"/>
            <w:tcPrChange w:id="81" w:author="Proof Communications" w:date="2020-04-27T12:42:00Z">
              <w:tcPr>
                <w:tcW w:w="1350" w:type="dxa"/>
                <w:tcBorders>
                  <w:top w:val="nil"/>
                  <w:left w:val="nil"/>
                  <w:bottom w:val="nil"/>
                  <w:right w:val="single" w:sz="6" w:space="0" w:color="auto"/>
                </w:tcBorders>
                <w:shd w:val="clear" w:color="auto" w:fill="FFFFFF"/>
                <w:vAlign w:val="bottom"/>
              </w:tcPr>
            </w:tcPrChange>
          </w:tcPr>
          <w:p w14:paraId="66A21BDC" w14:textId="77777777" w:rsidR="004F2EE9" w:rsidRPr="009F59B1" w:rsidRDefault="004F2EE9" w:rsidP="008E2DD1">
            <w:pPr>
              <w:shd w:val="clear" w:color="auto" w:fill="FFFFFF"/>
              <w:tabs>
                <w:tab w:val="left" w:leader="dot" w:pos="5040"/>
              </w:tabs>
              <w:ind w:right="144"/>
              <w:jc w:val="right"/>
            </w:pPr>
          </w:p>
        </w:tc>
        <w:tc>
          <w:tcPr>
            <w:tcW w:w="1271" w:type="dxa"/>
            <w:tcBorders>
              <w:top w:val="nil"/>
              <w:left w:val="single" w:sz="6" w:space="0" w:color="auto"/>
              <w:bottom w:val="nil"/>
              <w:right w:val="nil"/>
            </w:tcBorders>
            <w:shd w:val="clear" w:color="auto" w:fill="FFFFFF"/>
            <w:vAlign w:val="bottom"/>
            <w:tcPrChange w:id="82"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DD"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83" w:author="Proof Communications" w:date="2020-04-27T12:42:00Z">
              <w:tcPr>
                <w:tcW w:w="1289" w:type="dxa"/>
                <w:tcBorders>
                  <w:top w:val="nil"/>
                  <w:left w:val="nil"/>
                  <w:bottom w:val="nil"/>
                  <w:right w:val="nil"/>
                </w:tcBorders>
                <w:shd w:val="clear" w:color="auto" w:fill="FFFFFF"/>
                <w:vAlign w:val="bottom"/>
              </w:tcPr>
            </w:tcPrChange>
          </w:tcPr>
          <w:p w14:paraId="66A21BDE" w14:textId="77777777" w:rsidR="004F2EE9" w:rsidRPr="009F59B1" w:rsidRDefault="004F2EE9" w:rsidP="008E2DD1">
            <w:pPr>
              <w:shd w:val="clear" w:color="auto" w:fill="FFFFFF"/>
              <w:tabs>
                <w:tab w:val="left" w:leader="dot" w:pos="5040"/>
              </w:tabs>
              <w:ind w:right="144"/>
              <w:jc w:val="right"/>
            </w:pPr>
          </w:p>
        </w:tc>
      </w:tr>
      <w:tr w:rsidR="004F2EE9" w:rsidRPr="009F59B1" w14:paraId="66A21BE4" w14:textId="77777777" w:rsidTr="00F54426">
        <w:trPr>
          <w:trHeight w:val="20"/>
          <w:jc w:val="center"/>
          <w:trPrChange w:id="84" w:author="Proof Communications" w:date="2020-04-27T12:42:00Z">
            <w:trPr>
              <w:trHeight w:val="20"/>
              <w:jc w:val="center"/>
            </w:trPr>
          </w:trPrChange>
        </w:trPr>
        <w:tc>
          <w:tcPr>
            <w:tcW w:w="5176" w:type="dxa"/>
            <w:tcBorders>
              <w:top w:val="nil"/>
              <w:left w:val="nil"/>
              <w:right w:val="nil"/>
            </w:tcBorders>
            <w:shd w:val="clear" w:color="auto" w:fill="FFFFFF"/>
            <w:tcPrChange w:id="85" w:author="Proof Communications" w:date="2020-04-27T12:42:00Z">
              <w:tcPr>
                <w:tcW w:w="5130" w:type="dxa"/>
                <w:tcBorders>
                  <w:top w:val="nil"/>
                  <w:left w:val="nil"/>
                  <w:right w:val="nil"/>
                </w:tcBorders>
                <w:shd w:val="clear" w:color="auto" w:fill="FFFFFF"/>
              </w:tcPr>
            </w:tcPrChange>
          </w:tcPr>
          <w:p w14:paraId="66A21BE0" w14:textId="77777777" w:rsidR="004F2EE9" w:rsidRPr="009F59B1" w:rsidRDefault="004F2EE9" w:rsidP="001069BC">
            <w:pPr>
              <w:shd w:val="clear" w:color="auto" w:fill="FFFFFF"/>
              <w:tabs>
                <w:tab w:val="left" w:leader="dot" w:pos="5000"/>
              </w:tabs>
              <w:ind w:left="691" w:hanging="576"/>
              <w:pPrChange w:id="86" w:author="Proof Communications" w:date="2020-04-27T12:41:00Z">
                <w:pPr>
                  <w:shd w:val="clear" w:color="auto" w:fill="FFFFFF"/>
                  <w:tabs>
                    <w:tab w:val="left" w:leader="dot" w:pos="5000"/>
                  </w:tabs>
                  <w:ind w:left="691" w:hanging="576"/>
                  <w:jc w:val="both"/>
                </w:pPr>
              </w:pPrChange>
            </w:pPr>
            <w:r w:rsidRPr="009F59B1">
              <w:t>01. For</w:t>
            </w:r>
            <w:r w:rsidR="00C92EA3" w:rsidRPr="009F59B1">
              <w:t xml:space="preserve"> </w:t>
            </w:r>
            <w:r w:rsidRPr="009F59B1">
              <w:t>payment</w:t>
            </w:r>
            <w:r w:rsidR="00C92EA3" w:rsidRPr="009F59B1">
              <w:t xml:space="preserve"> </w:t>
            </w:r>
            <w:r w:rsidRPr="009F59B1">
              <w:t>to</w:t>
            </w:r>
            <w:r w:rsidR="00C92EA3" w:rsidRPr="009F59B1">
              <w:t xml:space="preserve"> </w:t>
            </w:r>
            <w:r w:rsidRPr="009F59B1">
              <w:t>the</w:t>
            </w:r>
            <w:r w:rsidR="00C92EA3" w:rsidRPr="009F59B1">
              <w:t xml:space="preserve"> </w:t>
            </w:r>
            <w:r w:rsidRPr="009F59B1">
              <w:t>Australian</w:t>
            </w:r>
            <w:r w:rsidR="00C92EA3" w:rsidRPr="009F59B1">
              <w:t xml:space="preserve"> </w:t>
            </w:r>
            <w:r w:rsidRPr="009F59B1">
              <w:t>Broadcasting Commission</w:t>
            </w:r>
            <w:r w:rsidRPr="009F59B1">
              <w:rPr>
                <w:rFonts w:eastAsia="Times New Roman"/>
              </w:rPr>
              <w:t>—General Activities</w:t>
            </w:r>
            <w:r w:rsidR="00154620">
              <w:rPr>
                <w:rFonts w:eastAsia="Times New Roman"/>
              </w:rPr>
              <w:tab/>
            </w:r>
          </w:p>
        </w:tc>
        <w:tc>
          <w:tcPr>
            <w:tcW w:w="1362" w:type="dxa"/>
            <w:tcBorders>
              <w:top w:val="nil"/>
              <w:left w:val="nil"/>
              <w:bottom w:val="single" w:sz="6" w:space="0" w:color="auto"/>
              <w:right w:val="single" w:sz="6" w:space="0" w:color="auto"/>
            </w:tcBorders>
            <w:shd w:val="clear" w:color="auto" w:fill="FFFFFF"/>
            <w:vAlign w:val="bottom"/>
            <w:tcPrChange w:id="87" w:author="Proof Communications" w:date="2020-04-27T12:42:00Z">
              <w:tcPr>
                <w:tcW w:w="1350" w:type="dxa"/>
                <w:tcBorders>
                  <w:top w:val="nil"/>
                  <w:left w:val="nil"/>
                  <w:bottom w:val="single" w:sz="6" w:space="0" w:color="auto"/>
                  <w:right w:val="single" w:sz="6" w:space="0" w:color="auto"/>
                </w:tcBorders>
                <w:shd w:val="clear" w:color="auto" w:fill="FFFFFF"/>
                <w:vAlign w:val="bottom"/>
              </w:tcPr>
            </w:tcPrChange>
          </w:tcPr>
          <w:p w14:paraId="66A21BE1" w14:textId="77777777" w:rsidR="004F2EE9" w:rsidRPr="009F59B1" w:rsidRDefault="004F2EE9" w:rsidP="008E2DD1">
            <w:pPr>
              <w:shd w:val="clear" w:color="auto" w:fill="FFFFFF"/>
              <w:tabs>
                <w:tab w:val="left" w:leader="dot" w:pos="5040"/>
              </w:tabs>
              <w:ind w:right="144"/>
              <w:jc w:val="right"/>
            </w:pPr>
            <w:r w:rsidRPr="009F59B1">
              <w:t>2,600,000</w:t>
            </w:r>
          </w:p>
        </w:tc>
        <w:tc>
          <w:tcPr>
            <w:tcW w:w="1271" w:type="dxa"/>
            <w:tcBorders>
              <w:top w:val="nil"/>
              <w:left w:val="single" w:sz="6" w:space="0" w:color="auto"/>
              <w:bottom w:val="nil"/>
              <w:right w:val="nil"/>
            </w:tcBorders>
            <w:shd w:val="clear" w:color="auto" w:fill="FFFFFF"/>
            <w:vAlign w:val="bottom"/>
            <w:tcPrChange w:id="88"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E2" w14:textId="77777777" w:rsidR="004F2EE9" w:rsidRPr="009F59B1" w:rsidRDefault="004F2EE9" w:rsidP="008E2DD1">
            <w:pPr>
              <w:shd w:val="clear" w:color="auto" w:fill="FFFFFF"/>
              <w:tabs>
                <w:tab w:val="left" w:leader="dot" w:pos="5040"/>
              </w:tabs>
              <w:ind w:right="144"/>
              <w:jc w:val="right"/>
            </w:pPr>
            <w:r w:rsidRPr="009F59B1">
              <w:t>10,300,000</w:t>
            </w:r>
          </w:p>
        </w:tc>
        <w:tc>
          <w:tcPr>
            <w:tcW w:w="1300" w:type="dxa"/>
            <w:tcBorders>
              <w:top w:val="nil"/>
              <w:left w:val="nil"/>
              <w:bottom w:val="nil"/>
              <w:right w:val="nil"/>
            </w:tcBorders>
            <w:shd w:val="clear" w:color="auto" w:fill="FFFFFF"/>
            <w:vAlign w:val="bottom"/>
            <w:tcPrChange w:id="89" w:author="Proof Communications" w:date="2020-04-27T12:42:00Z">
              <w:tcPr>
                <w:tcW w:w="1289" w:type="dxa"/>
                <w:tcBorders>
                  <w:top w:val="nil"/>
                  <w:left w:val="nil"/>
                  <w:bottom w:val="nil"/>
                  <w:right w:val="nil"/>
                </w:tcBorders>
                <w:shd w:val="clear" w:color="auto" w:fill="FFFFFF"/>
                <w:vAlign w:val="bottom"/>
              </w:tcPr>
            </w:tcPrChange>
          </w:tcPr>
          <w:p w14:paraId="66A21BE3" w14:textId="77777777" w:rsidR="004F2EE9" w:rsidRPr="009F59B1" w:rsidRDefault="004F2EE9" w:rsidP="008E2DD1">
            <w:pPr>
              <w:shd w:val="clear" w:color="auto" w:fill="FFFFFF"/>
              <w:tabs>
                <w:tab w:val="left" w:leader="dot" w:pos="5040"/>
              </w:tabs>
              <w:ind w:right="144"/>
              <w:jc w:val="right"/>
            </w:pPr>
            <w:r w:rsidRPr="009F59B1">
              <w:t>7,700,000</w:t>
            </w:r>
          </w:p>
        </w:tc>
      </w:tr>
      <w:tr w:rsidR="004F2EE9" w:rsidRPr="009F59B1" w14:paraId="66A21BE9" w14:textId="77777777" w:rsidTr="00F54426">
        <w:trPr>
          <w:trHeight w:val="20"/>
          <w:jc w:val="center"/>
          <w:trPrChange w:id="90" w:author="Proof Communications" w:date="2020-04-27T12:42:00Z">
            <w:trPr>
              <w:trHeight w:val="20"/>
              <w:jc w:val="center"/>
            </w:trPr>
          </w:trPrChange>
        </w:trPr>
        <w:tc>
          <w:tcPr>
            <w:tcW w:w="5176" w:type="dxa"/>
            <w:tcBorders>
              <w:left w:val="nil"/>
              <w:bottom w:val="single" w:sz="4" w:space="0" w:color="auto"/>
              <w:right w:val="nil"/>
            </w:tcBorders>
            <w:shd w:val="clear" w:color="auto" w:fill="FFFFFF"/>
            <w:tcPrChange w:id="91" w:author="Proof Communications" w:date="2020-04-27T12:42:00Z">
              <w:tcPr>
                <w:tcW w:w="5130" w:type="dxa"/>
                <w:tcBorders>
                  <w:left w:val="nil"/>
                  <w:bottom w:val="single" w:sz="4" w:space="0" w:color="auto"/>
                  <w:right w:val="nil"/>
                </w:tcBorders>
                <w:shd w:val="clear" w:color="auto" w:fill="FFFFFF"/>
              </w:tcPr>
            </w:tcPrChange>
          </w:tcPr>
          <w:p w14:paraId="66A21BE5" w14:textId="77777777" w:rsidR="004F2EE9" w:rsidRPr="009F59B1" w:rsidRDefault="004F2EE9" w:rsidP="00154620">
            <w:pPr>
              <w:shd w:val="clear" w:color="auto" w:fill="FFFFFF"/>
              <w:tabs>
                <w:tab w:val="left" w:leader="dot" w:pos="5000"/>
              </w:tabs>
              <w:spacing w:before="60" w:after="60"/>
              <w:jc w:val="both"/>
            </w:pPr>
            <w:r w:rsidRPr="009F59B1">
              <w:rPr>
                <w:b/>
                <w:bCs/>
              </w:rPr>
              <w:t>Total: Department of Communications</w:t>
            </w:r>
            <w:r w:rsidR="00154620">
              <w:rPr>
                <w:b/>
                <w:bCs/>
              </w:rPr>
              <w:tab/>
            </w:r>
          </w:p>
        </w:tc>
        <w:tc>
          <w:tcPr>
            <w:tcW w:w="1362" w:type="dxa"/>
            <w:tcBorders>
              <w:top w:val="single" w:sz="6" w:space="0" w:color="auto"/>
              <w:left w:val="nil"/>
              <w:bottom w:val="single" w:sz="6" w:space="0" w:color="auto"/>
              <w:right w:val="single" w:sz="6" w:space="0" w:color="auto"/>
            </w:tcBorders>
            <w:shd w:val="clear" w:color="auto" w:fill="FFFFFF"/>
            <w:vAlign w:val="bottom"/>
            <w:tcPrChange w:id="92" w:author="Proof Communications" w:date="2020-04-27T12:42:00Z">
              <w:tcPr>
                <w:tcW w:w="1350" w:type="dxa"/>
                <w:tcBorders>
                  <w:top w:val="single" w:sz="6" w:space="0" w:color="auto"/>
                  <w:left w:val="nil"/>
                  <w:bottom w:val="single" w:sz="6" w:space="0" w:color="auto"/>
                  <w:right w:val="single" w:sz="6" w:space="0" w:color="auto"/>
                </w:tcBorders>
                <w:shd w:val="clear" w:color="auto" w:fill="FFFFFF"/>
                <w:vAlign w:val="bottom"/>
              </w:tcPr>
            </w:tcPrChange>
          </w:tcPr>
          <w:p w14:paraId="66A21BE6" w14:textId="77777777" w:rsidR="004F2EE9" w:rsidRPr="00154620" w:rsidRDefault="004F2EE9" w:rsidP="00154620">
            <w:pPr>
              <w:shd w:val="clear" w:color="auto" w:fill="FFFFFF"/>
              <w:tabs>
                <w:tab w:val="left" w:leader="dot" w:pos="5040"/>
              </w:tabs>
              <w:spacing w:before="60" w:after="60"/>
              <w:ind w:right="144"/>
              <w:jc w:val="right"/>
              <w:rPr>
                <w:b/>
              </w:rPr>
            </w:pPr>
            <w:r w:rsidRPr="00154620">
              <w:rPr>
                <w:b/>
              </w:rPr>
              <w:t>2,600,000</w:t>
            </w:r>
          </w:p>
        </w:tc>
        <w:tc>
          <w:tcPr>
            <w:tcW w:w="1271" w:type="dxa"/>
            <w:tcBorders>
              <w:top w:val="nil"/>
              <w:left w:val="single" w:sz="6" w:space="0" w:color="auto"/>
              <w:bottom w:val="single" w:sz="6" w:space="0" w:color="auto"/>
              <w:right w:val="nil"/>
            </w:tcBorders>
            <w:shd w:val="clear" w:color="auto" w:fill="FFFFFF"/>
            <w:vAlign w:val="bottom"/>
            <w:tcPrChange w:id="93" w:author="Proof Communications" w:date="2020-04-27T12:42:00Z">
              <w:tcPr>
                <w:tcW w:w="1260" w:type="dxa"/>
                <w:tcBorders>
                  <w:top w:val="nil"/>
                  <w:left w:val="single" w:sz="6" w:space="0" w:color="auto"/>
                  <w:bottom w:val="single" w:sz="6" w:space="0" w:color="auto"/>
                  <w:right w:val="nil"/>
                </w:tcBorders>
                <w:shd w:val="clear" w:color="auto" w:fill="FFFFFF"/>
                <w:vAlign w:val="bottom"/>
              </w:tcPr>
            </w:tcPrChange>
          </w:tcPr>
          <w:p w14:paraId="66A21BE7"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single" w:sz="6" w:space="0" w:color="auto"/>
              <w:right w:val="nil"/>
            </w:tcBorders>
            <w:shd w:val="clear" w:color="auto" w:fill="FFFFFF"/>
            <w:vAlign w:val="bottom"/>
            <w:tcPrChange w:id="94" w:author="Proof Communications" w:date="2020-04-27T12:42:00Z">
              <w:tcPr>
                <w:tcW w:w="1289" w:type="dxa"/>
                <w:tcBorders>
                  <w:top w:val="nil"/>
                  <w:left w:val="nil"/>
                  <w:bottom w:val="single" w:sz="6" w:space="0" w:color="auto"/>
                  <w:right w:val="nil"/>
                </w:tcBorders>
                <w:shd w:val="clear" w:color="auto" w:fill="FFFFFF"/>
                <w:vAlign w:val="bottom"/>
              </w:tcPr>
            </w:tcPrChange>
          </w:tcPr>
          <w:p w14:paraId="66A21BE8" w14:textId="77777777" w:rsidR="004F2EE9" w:rsidRPr="009F59B1" w:rsidRDefault="004F2EE9" w:rsidP="008E2DD1">
            <w:pPr>
              <w:shd w:val="clear" w:color="auto" w:fill="FFFFFF"/>
              <w:tabs>
                <w:tab w:val="left" w:leader="dot" w:pos="5040"/>
              </w:tabs>
              <w:ind w:right="144"/>
              <w:jc w:val="right"/>
            </w:pPr>
          </w:p>
        </w:tc>
      </w:tr>
      <w:tr w:rsidR="004F2EE9" w:rsidRPr="009F59B1" w14:paraId="66A21BEE" w14:textId="77777777" w:rsidTr="00F54426">
        <w:trPr>
          <w:trHeight w:val="20"/>
          <w:jc w:val="center"/>
          <w:trPrChange w:id="95" w:author="Proof Communications" w:date="2020-04-27T12:42:00Z">
            <w:trPr>
              <w:trHeight w:val="20"/>
              <w:jc w:val="center"/>
            </w:trPr>
          </w:trPrChange>
        </w:trPr>
        <w:tc>
          <w:tcPr>
            <w:tcW w:w="5176" w:type="dxa"/>
            <w:tcBorders>
              <w:top w:val="single" w:sz="4" w:space="0" w:color="auto"/>
              <w:left w:val="nil"/>
              <w:bottom w:val="nil"/>
              <w:right w:val="nil"/>
            </w:tcBorders>
            <w:shd w:val="clear" w:color="auto" w:fill="FFFFFF"/>
            <w:tcPrChange w:id="96" w:author="Proof Communications" w:date="2020-04-27T12:42:00Z">
              <w:tcPr>
                <w:tcW w:w="5130" w:type="dxa"/>
                <w:tcBorders>
                  <w:top w:val="single" w:sz="4" w:space="0" w:color="auto"/>
                  <w:left w:val="nil"/>
                  <w:bottom w:val="nil"/>
                  <w:right w:val="nil"/>
                </w:tcBorders>
                <w:shd w:val="clear" w:color="auto" w:fill="FFFFFF"/>
              </w:tcPr>
            </w:tcPrChange>
          </w:tcPr>
          <w:p w14:paraId="66A21BEA" w14:textId="77777777" w:rsidR="004F2EE9" w:rsidRPr="009F59B1" w:rsidRDefault="004F2EE9" w:rsidP="00154620">
            <w:pPr>
              <w:shd w:val="clear" w:color="auto" w:fill="FFFFFF"/>
              <w:tabs>
                <w:tab w:val="left" w:leader="dot" w:pos="5000"/>
              </w:tabs>
              <w:spacing w:before="240"/>
              <w:jc w:val="both"/>
            </w:pPr>
            <w:r w:rsidRPr="009F59B1">
              <w:rPr>
                <w:b/>
                <w:bCs/>
              </w:rPr>
              <w:t>DEPARTMENT OF EDUCATION</w:t>
            </w:r>
          </w:p>
        </w:tc>
        <w:tc>
          <w:tcPr>
            <w:tcW w:w="1362" w:type="dxa"/>
            <w:tcBorders>
              <w:top w:val="single" w:sz="6" w:space="0" w:color="auto"/>
              <w:left w:val="nil"/>
              <w:bottom w:val="nil"/>
              <w:right w:val="single" w:sz="6" w:space="0" w:color="auto"/>
            </w:tcBorders>
            <w:shd w:val="clear" w:color="auto" w:fill="FFFFFF"/>
            <w:vAlign w:val="bottom"/>
            <w:tcPrChange w:id="97" w:author="Proof Communications" w:date="2020-04-27T12:42:00Z">
              <w:tcPr>
                <w:tcW w:w="1350" w:type="dxa"/>
                <w:tcBorders>
                  <w:top w:val="single" w:sz="6" w:space="0" w:color="auto"/>
                  <w:left w:val="nil"/>
                  <w:bottom w:val="nil"/>
                  <w:right w:val="single" w:sz="6" w:space="0" w:color="auto"/>
                </w:tcBorders>
                <w:shd w:val="clear" w:color="auto" w:fill="FFFFFF"/>
                <w:vAlign w:val="bottom"/>
              </w:tcPr>
            </w:tcPrChange>
          </w:tcPr>
          <w:p w14:paraId="66A21BEB" w14:textId="77777777" w:rsidR="004F2EE9" w:rsidRPr="009F59B1" w:rsidRDefault="004F2EE9" w:rsidP="008E2DD1">
            <w:pPr>
              <w:shd w:val="clear" w:color="auto" w:fill="FFFFFF"/>
              <w:tabs>
                <w:tab w:val="left" w:leader="dot" w:pos="5040"/>
              </w:tabs>
              <w:ind w:right="144"/>
              <w:jc w:val="right"/>
            </w:pPr>
          </w:p>
        </w:tc>
        <w:tc>
          <w:tcPr>
            <w:tcW w:w="1271" w:type="dxa"/>
            <w:tcBorders>
              <w:top w:val="single" w:sz="6" w:space="0" w:color="auto"/>
              <w:left w:val="single" w:sz="6" w:space="0" w:color="auto"/>
              <w:bottom w:val="nil"/>
              <w:right w:val="nil"/>
            </w:tcBorders>
            <w:shd w:val="clear" w:color="auto" w:fill="FFFFFF"/>
            <w:vAlign w:val="bottom"/>
            <w:tcPrChange w:id="98" w:author="Proof Communications" w:date="2020-04-27T12:42:00Z">
              <w:tcPr>
                <w:tcW w:w="1260" w:type="dxa"/>
                <w:tcBorders>
                  <w:top w:val="single" w:sz="6" w:space="0" w:color="auto"/>
                  <w:left w:val="single" w:sz="6" w:space="0" w:color="auto"/>
                  <w:bottom w:val="nil"/>
                  <w:right w:val="nil"/>
                </w:tcBorders>
                <w:shd w:val="clear" w:color="auto" w:fill="FFFFFF"/>
                <w:vAlign w:val="bottom"/>
              </w:tcPr>
            </w:tcPrChange>
          </w:tcPr>
          <w:p w14:paraId="66A21BEC" w14:textId="77777777" w:rsidR="004F2EE9" w:rsidRPr="009F59B1" w:rsidRDefault="004F2EE9" w:rsidP="008E2DD1">
            <w:pPr>
              <w:shd w:val="clear" w:color="auto" w:fill="FFFFFF"/>
              <w:tabs>
                <w:tab w:val="left" w:leader="dot" w:pos="5040"/>
              </w:tabs>
              <w:ind w:right="144"/>
              <w:jc w:val="right"/>
            </w:pPr>
          </w:p>
        </w:tc>
        <w:tc>
          <w:tcPr>
            <w:tcW w:w="1300" w:type="dxa"/>
            <w:tcBorders>
              <w:top w:val="single" w:sz="6" w:space="0" w:color="auto"/>
              <w:left w:val="nil"/>
              <w:bottom w:val="nil"/>
              <w:right w:val="nil"/>
            </w:tcBorders>
            <w:shd w:val="clear" w:color="auto" w:fill="FFFFFF"/>
            <w:vAlign w:val="bottom"/>
            <w:tcPrChange w:id="99" w:author="Proof Communications" w:date="2020-04-27T12:42:00Z">
              <w:tcPr>
                <w:tcW w:w="1289" w:type="dxa"/>
                <w:tcBorders>
                  <w:top w:val="single" w:sz="6" w:space="0" w:color="auto"/>
                  <w:left w:val="nil"/>
                  <w:bottom w:val="nil"/>
                  <w:right w:val="nil"/>
                </w:tcBorders>
                <w:shd w:val="clear" w:color="auto" w:fill="FFFFFF"/>
                <w:vAlign w:val="bottom"/>
              </w:tcPr>
            </w:tcPrChange>
          </w:tcPr>
          <w:p w14:paraId="66A21BED" w14:textId="77777777" w:rsidR="004F2EE9" w:rsidRPr="009F59B1" w:rsidRDefault="004F2EE9" w:rsidP="008E2DD1">
            <w:pPr>
              <w:shd w:val="clear" w:color="auto" w:fill="FFFFFF"/>
              <w:tabs>
                <w:tab w:val="left" w:leader="dot" w:pos="5040"/>
              </w:tabs>
              <w:ind w:right="144"/>
              <w:jc w:val="right"/>
            </w:pPr>
          </w:p>
        </w:tc>
      </w:tr>
      <w:tr w:rsidR="004F2EE9" w:rsidRPr="009F59B1" w14:paraId="66A21BF3" w14:textId="77777777" w:rsidTr="00F54426">
        <w:trPr>
          <w:trHeight w:val="20"/>
          <w:jc w:val="center"/>
          <w:trPrChange w:id="100" w:author="Proof Communications" w:date="2020-04-27T12:42:00Z">
            <w:trPr>
              <w:trHeight w:val="20"/>
              <w:jc w:val="center"/>
            </w:trPr>
          </w:trPrChange>
        </w:trPr>
        <w:tc>
          <w:tcPr>
            <w:tcW w:w="5176" w:type="dxa"/>
            <w:tcBorders>
              <w:top w:val="nil"/>
              <w:left w:val="nil"/>
              <w:bottom w:val="nil"/>
              <w:right w:val="nil"/>
            </w:tcBorders>
            <w:shd w:val="clear" w:color="auto" w:fill="FFFFFF"/>
            <w:tcPrChange w:id="101" w:author="Proof Communications" w:date="2020-04-27T12:42:00Z">
              <w:tcPr>
                <w:tcW w:w="5130" w:type="dxa"/>
                <w:tcBorders>
                  <w:top w:val="nil"/>
                  <w:left w:val="nil"/>
                  <w:bottom w:val="nil"/>
                  <w:right w:val="nil"/>
                </w:tcBorders>
                <w:shd w:val="clear" w:color="auto" w:fill="FFFFFF"/>
              </w:tcPr>
            </w:tcPrChange>
          </w:tcPr>
          <w:p w14:paraId="66A21BEF" w14:textId="77777777" w:rsidR="004F2EE9" w:rsidRPr="009F59B1" w:rsidRDefault="004F2EE9" w:rsidP="00154620">
            <w:pPr>
              <w:shd w:val="clear" w:color="auto" w:fill="FFFFFF"/>
              <w:tabs>
                <w:tab w:val="left" w:leader="dot" w:pos="5000"/>
              </w:tabs>
              <w:spacing w:before="120"/>
              <w:jc w:val="both"/>
            </w:pPr>
            <w:r w:rsidRPr="009F59B1">
              <w:rPr>
                <w:smallCaps/>
              </w:rPr>
              <w:t xml:space="preserve">Division </w:t>
            </w:r>
            <w:r w:rsidRPr="009F59B1">
              <w:t>841.</w:t>
            </w:r>
            <w:r w:rsidRPr="009F59B1">
              <w:rPr>
                <w:rFonts w:eastAsia="Times New Roman"/>
              </w:rPr>
              <w:t>—CAPITAL WORKS AND SERVICES</w:t>
            </w:r>
          </w:p>
        </w:tc>
        <w:tc>
          <w:tcPr>
            <w:tcW w:w="1362" w:type="dxa"/>
            <w:tcBorders>
              <w:top w:val="nil"/>
              <w:left w:val="nil"/>
              <w:bottom w:val="nil"/>
              <w:right w:val="single" w:sz="6" w:space="0" w:color="auto"/>
            </w:tcBorders>
            <w:shd w:val="clear" w:color="auto" w:fill="FFFFFF"/>
            <w:vAlign w:val="bottom"/>
            <w:tcPrChange w:id="102" w:author="Proof Communications" w:date="2020-04-27T12:42:00Z">
              <w:tcPr>
                <w:tcW w:w="1350" w:type="dxa"/>
                <w:tcBorders>
                  <w:top w:val="nil"/>
                  <w:left w:val="nil"/>
                  <w:bottom w:val="nil"/>
                  <w:right w:val="single" w:sz="6" w:space="0" w:color="auto"/>
                </w:tcBorders>
                <w:shd w:val="clear" w:color="auto" w:fill="FFFFFF"/>
                <w:vAlign w:val="bottom"/>
              </w:tcPr>
            </w:tcPrChange>
          </w:tcPr>
          <w:p w14:paraId="66A21BF0" w14:textId="77777777" w:rsidR="004F2EE9" w:rsidRPr="009F59B1" w:rsidRDefault="004F2EE9" w:rsidP="008E2DD1">
            <w:pPr>
              <w:shd w:val="clear" w:color="auto" w:fill="FFFFFF"/>
              <w:tabs>
                <w:tab w:val="left" w:leader="dot" w:pos="5040"/>
              </w:tabs>
              <w:ind w:right="144"/>
              <w:jc w:val="right"/>
            </w:pPr>
          </w:p>
        </w:tc>
        <w:tc>
          <w:tcPr>
            <w:tcW w:w="1271" w:type="dxa"/>
            <w:tcBorders>
              <w:top w:val="nil"/>
              <w:left w:val="single" w:sz="6" w:space="0" w:color="auto"/>
              <w:bottom w:val="nil"/>
              <w:right w:val="nil"/>
            </w:tcBorders>
            <w:shd w:val="clear" w:color="auto" w:fill="FFFFFF"/>
            <w:vAlign w:val="bottom"/>
            <w:tcPrChange w:id="103"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F1"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104" w:author="Proof Communications" w:date="2020-04-27T12:42:00Z">
              <w:tcPr>
                <w:tcW w:w="1289" w:type="dxa"/>
                <w:tcBorders>
                  <w:top w:val="nil"/>
                  <w:left w:val="nil"/>
                  <w:bottom w:val="nil"/>
                  <w:right w:val="nil"/>
                </w:tcBorders>
                <w:shd w:val="clear" w:color="auto" w:fill="FFFFFF"/>
                <w:vAlign w:val="bottom"/>
              </w:tcPr>
            </w:tcPrChange>
          </w:tcPr>
          <w:p w14:paraId="66A21BF2" w14:textId="77777777" w:rsidR="004F2EE9" w:rsidRPr="009F59B1" w:rsidRDefault="004F2EE9" w:rsidP="008E2DD1">
            <w:pPr>
              <w:shd w:val="clear" w:color="auto" w:fill="FFFFFF"/>
              <w:tabs>
                <w:tab w:val="left" w:leader="dot" w:pos="5040"/>
              </w:tabs>
              <w:ind w:right="144"/>
              <w:jc w:val="right"/>
            </w:pPr>
          </w:p>
        </w:tc>
      </w:tr>
      <w:tr w:rsidR="004F2EE9" w:rsidRPr="009F59B1" w14:paraId="66A21BF8" w14:textId="77777777" w:rsidTr="00F54426">
        <w:trPr>
          <w:trHeight w:val="20"/>
          <w:jc w:val="center"/>
          <w:trPrChange w:id="105" w:author="Proof Communications" w:date="2020-04-27T12:42:00Z">
            <w:trPr>
              <w:trHeight w:val="20"/>
              <w:jc w:val="center"/>
            </w:trPr>
          </w:trPrChange>
        </w:trPr>
        <w:tc>
          <w:tcPr>
            <w:tcW w:w="5176" w:type="dxa"/>
            <w:tcBorders>
              <w:top w:val="nil"/>
              <w:left w:val="nil"/>
              <w:bottom w:val="nil"/>
              <w:right w:val="nil"/>
            </w:tcBorders>
            <w:shd w:val="clear" w:color="auto" w:fill="FFFFFF"/>
            <w:tcPrChange w:id="106" w:author="Proof Communications" w:date="2020-04-27T12:42:00Z">
              <w:tcPr>
                <w:tcW w:w="5130" w:type="dxa"/>
                <w:tcBorders>
                  <w:top w:val="nil"/>
                  <w:left w:val="nil"/>
                  <w:bottom w:val="nil"/>
                  <w:right w:val="nil"/>
                </w:tcBorders>
                <w:shd w:val="clear" w:color="auto" w:fill="FFFFFF"/>
              </w:tcPr>
            </w:tcPrChange>
          </w:tcPr>
          <w:p w14:paraId="66A21BF4" w14:textId="77777777" w:rsidR="004F2EE9" w:rsidRPr="009F59B1" w:rsidRDefault="004F2EE9" w:rsidP="008E2DD1">
            <w:pPr>
              <w:shd w:val="clear" w:color="auto" w:fill="FFFFFF"/>
              <w:tabs>
                <w:tab w:val="left" w:leader="dot" w:pos="5000"/>
              </w:tabs>
              <w:jc w:val="both"/>
            </w:pPr>
            <w:r w:rsidRPr="009F59B1">
              <w:rPr>
                <w:b/>
                <w:bCs/>
              </w:rPr>
              <w:t>1.</w:t>
            </w:r>
            <w:r w:rsidRPr="009F59B1">
              <w:rPr>
                <w:rFonts w:eastAsia="Times New Roman"/>
                <w:b/>
                <w:bCs/>
              </w:rPr>
              <w:t>—Buildings and Works—</w:t>
            </w:r>
          </w:p>
        </w:tc>
        <w:tc>
          <w:tcPr>
            <w:tcW w:w="1362" w:type="dxa"/>
            <w:tcBorders>
              <w:top w:val="nil"/>
              <w:left w:val="nil"/>
              <w:bottom w:val="nil"/>
              <w:right w:val="single" w:sz="6" w:space="0" w:color="auto"/>
            </w:tcBorders>
            <w:shd w:val="clear" w:color="auto" w:fill="FFFFFF"/>
            <w:vAlign w:val="bottom"/>
            <w:tcPrChange w:id="107" w:author="Proof Communications" w:date="2020-04-27T12:42:00Z">
              <w:tcPr>
                <w:tcW w:w="1350" w:type="dxa"/>
                <w:tcBorders>
                  <w:top w:val="nil"/>
                  <w:left w:val="nil"/>
                  <w:bottom w:val="nil"/>
                  <w:right w:val="single" w:sz="6" w:space="0" w:color="auto"/>
                </w:tcBorders>
                <w:shd w:val="clear" w:color="auto" w:fill="FFFFFF"/>
                <w:vAlign w:val="bottom"/>
              </w:tcPr>
            </w:tcPrChange>
          </w:tcPr>
          <w:p w14:paraId="66A21BF5" w14:textId="77777777" w:rsidR="004F2EE9" w:rsidRPr="009F59B1" w:rsidRDefault="004F2EE9" w:rsidP="008E2DD1">
            <w:pPr>
              <w:shd w:val="clear" w:color="auto" w:fill="FFFFFF"/>
              <w:tabs>
                <w:tab w:val="left" w:leader="dot" w:pos="5040"/>
              </w:tabs>
              <w:ind w:right="144"/>
              <w:jc w:val="right"/>
            </w:pPr>
          </w:p>
        </w:tc>
        <w:tc>
          <w:tcPr>
            <w:tcW w:w="1271" w:type="dxa"/>
            <w:tcBorders>
              <w:top w:val="nil"/>
              <w:left w:val="single" w:sz="6" w:space="0" w:color="auto"/>
              <w:bottom w:val="nil"/>
              <w:right w:val="nil"/>
            </w:tcBorders>
            <w:shd w:val="clear" w:color="auto" w:fill="FFFFFF"/>
            <w:vAlign w:val="bottom"/>
            <w:tcPrChange w:id="108"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F6"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109" w:author="Proof Communications" w:date="2020-04-27T12:42:00Z">
              <w:tcPr>
                <w:tcW w:w="1289" w:type="dxa"/>
                <w:tcBorders>
                  <w:top w:val="nil"/>
                  <w:left w:val="nil"/>
                  <w:bottom w:val="nil"/>
                  <w:right w:val="nil"/>
                </w:tcBorders>
                <w:shd w:val="clear" w:color="auto" w:fill="FFFFFF"/>
                <w:vAlign w:val="bottom"/>
              </w:tcPr>
            </w:tcPrChange>
          </w:tcPr>
          <w:p w14:paraId="66A21BF7" w14:textId="77777777" w:rsidR="004F2EE9" w:rsidRPr="009F59B1" w:rsidRDefault="004F2EE9" w:rsidP="008E2DD1">
            <w:pPr>
              <w:shd w:val="clear" w:color="auto" w:fill="FFFFFF"/>
              <w:tabs>
                <w:tab w:val="left" w:leader="dot" w:pos="5040"/>
              </w:tabs>
              <w:ind w:right="144"/>
              <w:jc w:val="right"/>
            </w:pPr>
          </w:p>
        </w:tc>
      </w:tr>
      <w:tr w:rsidR="004F2EE9" w:rsidRPr="009F59B1" w14:paraId="66A21BFD" w14:textId="77777777" w:rsidTr="00F54426">
        <w:trPr>
          <w:trHeight w:val="20"/>
          <w:jc w:val="center"/>
          <w:trPrChange w:id="110" w:author="Proof Communications" w:date="2020-04-27T12:42:00Z">
            <w:trPr>
              <w:trHeight w:val="20"/>
              <w:jc w:val="center"/>
            </w:trPr>
          </w:trPrChange>
        </w:trPr>
        <w:tc>
          <w:tcPr>
            <w:tcW w:w="5176" w:type="dxa"/>
            <w:tcBorders>
              <w:top w:val="nil"/>
              <w:left w:val="nil"/>
              <w:bottom w:val="nil"/>
              <w:right w:val="nil"/>
            </w:tcBorders>
            <w:shd w:val="clear" w:color="auto" w:fill="FFFFFF"/>
            <w:tcPrChange w:id="111" w:author="Proof Communications" w:date="2020-04-27T12:42:00Z">
              <w:tcPr>
                <w:tcW w:w="5130" w:type="dxa"/>
                <w:tcBorders>
                  <w:top w:val="nil"/>
                  <w:left w:val="nil"/>
                  <w:bottom w:val="nil"/>
                  <w:right w:val="nil"/>
                </w:tcBorders>
                <w:shd w:val="clear" w:color="auto" w:fill="FFFFFF"/>
              </w:tcPr>
            </w:tcPrChange>
          </w:tcPr>
          <w:p w14:paraId="66A21BF9" w14:textId="77777777" w:rsidR="004F2EE9" w:rsidRPr="009F59B1" w:rsidRDefault="004F2EE9" w:rsidP="0091688F">
            <w:pPr>
              <w:shd w:val="clear" w:color="auto" w:fill="FFFFFF"/>
              <w:tabs>
                <w:tab w:val="left" w:leader="dot" w:pos="5000"/>
              </w:tabs>
              <w:ind w:left="677" w:hanging="576"/>
            </w:pPr>
            <w:r w:rsidRPr="009F59B1">
              <w:t>01. The</w:t>
            </w:r>
            <w:r w:rsidR="00C92EA3" w:rsidRPr="009F59B1">
              <w:t xml:space="preserve"> </w:t>
            </w:r>
            <w:r w:rsidRPr="009F59B1">
              <w:t>Australian</w:t>
            </w:r>
            <w:r w:rsidR="00C92EA3" w:rsidRPr="009F59B1">
              <w:t xml:space="preserve"> </w:t>
            </w:r>
            <w:r w:rsidRPr="009F59B1">
              <w:t>National</w:t>
            </w:r>
            <w:r w:rsidR="00C92EA3" w:rsidRPr="009F59B1">
              <w:t xml:space="preserve"> </w:t>
            </w:r>
            <w:r w:rsidRPr="009F59B1">
              <w:t>University</w:t>
            </w:r>
            <w:r w:rsidRPr="009F59B1">
              <w:rPr>
                <w:rFonts w:eastAsia="Times New Roman"/>
              </w:rPr>
              <w:t>—Approved capital programs</w:t>
            </w:r>
            <w:r w:rsidR="00154620">
              <w:rPr>
                <w:rFonts w:eastAsia="Times New Roman"/>
              </w:rPr>
              <w:tab/>
            </w:r>
          </w:p>
        </w:tc>
        <w:tc>
          <w:tcPr>
            <w:tcW w:w="1362" w:type="dxa"/>
            <w:tcBorders>
              <w:top w:val="nil"/>
              <w:left w:val="nil"/>
              <w:bottom w:val="nil"/>
              <w:right w:val="single" w:sz="6" w:space="0" w:color="auto"/>
            </w:tcBorders>
            <w:shd w:val="clear" w:color="auto" w:fill="FFFFFF"/>
            <w:vAlign w:val="bottom"/>
            <w:tcPrChange w:id="112" w:author="Proof Communications" w:date="2020-04-27T12:42:00Z">
              <w:tcPr>
                <w:tcW w:w="1350" w:type="dxa"/>
                <w:tcBorders>
                  <w:top w:val="nil"/>
                  <w:left w:val="nil"/>
                  <w:bottom w:val="nil"/>
                  <w:right w:val="single" w:sz="6" w:space="0" w:color="auto"/>
                </w:tcBorders>
                <w:shd w:val="clear" w:color="auto" w:fill="FFFFFF"/>
                <w:vAlign w:val="bottom"/>
              </w:tcPr>
            </w:tcPrChange>
          </w:tcPr>
          <w:p w14:paraId="66A21BFA" w14:textId="77777777" w:rsidR="004F2EE9" w:rsidRPr="009F59B1" w:rsidRDefault="004F2EE9" w:rsidP="008E2DD1">
            <w:pPr>
              <w:shd w:val="clear" w:color="auto" w:fill="FFFFFF"/>
              <w:tabs>
                <w:tab w:val="left" w:leader="dot" w:pos="5040"/>
              </w:tabs>
              <w:ind w:right="144"/>
              <w:jc w:val="right"/>
            </w:pPr>
            <w:r w:rsidRPr="009F59B1">
              <w:t>5,300</w:t>
            </w:r>
          </w:p>
        </w:tc>
        <w:tc>
          <w:tcPr>
            <w:tcW w:w="1271" w:type="dxa"/>
            <w:tcBorders>
              <w:top w:val="nil"/>
              <w:left w:val="single" w:sz="6" w:space="0" w:color="auto"/>
              <w:bottom w:val="nil"/>
              <w:right w:val="nil"/>
            </w:tcBorders>
            <w:shd w:val="clear" w:color="auto" w:fill="FFFFFF"/>
            <w:vAlign w:val="bottom"/>
            <w:tcPrChange w:id="113"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BFB" w14:textId="77777777" w:rsidR="004F2EE9" w:rsidRPr="009F59B1" w:rsidRDefault="004F2EE9" w:rsidP="008E2DD1">
            <w:pPr>
              <w:shd w:val="clear" w:color="auto" w:fill="FFFFFF"/>
              <w:tabs>
                <w:tab w:val="left" w:leader="dot" w:pos="5040"/>
              </w:tabs>
              <w:ind w:right="144"/>
              <w:jc w:val="right"/>
            </w:pPr>
            <w:r w:rsidRPr="009F59B1">
              <w:t>195,000</w:t>
            </w:r>
          </w:p>
        </w:tc>
        <w:tc>
          <w:tcPr>
            <w:tcW w:w="1300" w:type="dxa"/>
            <w:tcBorders>
              <w:top w:val="nil"/>
              <w:left w:val="nil"/>
              <w:bottom w:val="nil"/>
              <w:right w:val="nil"/>
            </w:tcBorders>
            <w:shd w:val="clear" w:color="auto" w:fill="FFFFFF"/>
            <w:vAlign w:val="bottom"/>
            <w:tcPrChange w:id="114" w:author="Proof Communications" w:date="2020-04-27T12:42:00Z">
              <w:tcPr>
                <w:tcW w:w="1289" w:type="dxa"/>
                <w:tcBorders>
                  <w:top w:val="nil"/>
                  <w:left w:val="nil"/>
                  <w:bottom w:val="nil"/>
                  <w:right w:val="nil"/>
                </w:tcBorders>
                <w:shd w:val="clear" w:color="auto" w:fill="FFFFFF"/>
                <w:vAlign w:val="bottom"/>
              </w:tcPr>
            </w:tcPrChange>
          </w:tcPr>
          <w:p w14:paraId="66A21BFC" w14:textId="77777777" w:rsidR="004F2EE9" w:rsidRPr="009F59B1" w:rsidRDefault="004F2EE9" w:rsidP="008E2DD1">
            <w:pPr>
              <w:shd w:val="clear" w:color="auto" w:fill="FFFFFF"/>
              <w:tabs>
                <w:tab w:val="left" w:leader="dot" w:pos="5040"/>
              </w:tabs>
              <w:ind w:right="144"/>
              <w:jc w:val="right"/>
            </w:pPr>
            <w:r w:rsidRPr="009F59B1">
              <w:t>221,391</w:t>
            </w:r>
          </w:p>
        </w:tc>
      </w:tr>
      <w:tr w:rsidR="004F2EE9" w:rsidRPr="009F59B1" w14:paraId="66A21C02" w14:textId="77777777" w:rsidTr="00F54426">
        <w:trPr>
          <w:trHeight w:val="20"/>
          <w:jc w:val="center"/>
          <w:trPrChange w:id="115" w:author="Proof Communications" w:date="2020-04-27T12:42:00Z">
            <w:trPr>
              <w:trHeight w:val="20"/>
              <w:jc w:val="center"/>
            </w:trPr>
          </w:trPrChange>
        </w:trPr>
        <w:tc>
          <w:tcPr>
            <w:tcW w:w="5176" w:type="dxa"/>
            <w:tcBorders>
              <w:top w:val="nil"/>
              <w:left w:val="nil"/>
              <w:bottom w:val="nil"/>
              <w:right w:val="nil"/>
            </w:tcBorders>
            <w:shd w:val="clear" w:color="auto" w:fill="FFFFFF"/>
            <w:tcPrChange w:id="116" w:author="Proof Communications" w:date="2020-04-27T12:42:00Z">
              <w:tcPr>
                <w:tcW w:w="5130" w:type="dxa"/>
                <w:tcBorders>
                  <w:top w:val="nil"/>
                  <w:left w:val="nil"/>
                  <w:bottom w:val="nil"/>
                  <w:right w:val="nil"/>
                </w:tcBorders>
                <w:shd w:val="clear" w:color="auto" w:fill="FFFFFF"/>
              </w:tcPr>
            </w:tcPrChange>
          </w:tcPr>
          <w:p w14:paraId="66A21BFE" w14:textId="77777777" w:rsidR="004F2EE9" w:rsidRPr="009F59B1" w:rsidRDefault="004F2EE9" w:rsidP="0091688F">
            <w:pPr>
              <w:shd w:val="clear" w:color="auto" w:fill="FFFFFF"/>
              <w:tabs>
                <w:tab w:val="left" w:leader="dot" w:pos="5000"/>
              </w:tabs>
              <w:ind w:left="677" w:hanging="576"/>
            </w:pPr>
            <w:r w:rsidRPr="009F59B1">
              <w:t>02. Canberra</w:t>
            </w:r>
            <w:r w:rsidR="00C92EA3" w:rsidRPr="009F59B1">
              <w:t xml:space="preserve"> </w:t>
            </w:r>
            <w:r w:rsidRPr="009F59B1">
              <w:t>College</w:t>
            </w:r>
            <w:r w:rsidR="00C92EA3" w:rsidRPr="009F59B1">
              <w:t xml:space="preserve"> </w:t>
            </w:r>
            <w:r w:rsidRPr="009F59B1">
              <w:t>of</w:t>
            </w:r>
            <w:r w:rsidR="00C92EA3" w:rsidRPr="009F59B1">
              <w:t xml:space="preserve"> </w:t>
            </w:r>
            <w:r w:rsidRPr="009F59B1">
              <w:t>Advanced</w:t>
            </w:r>
            <w:r w:rsidR="00C92EA3" w:rsidRPr="009F59B1">
              <w:t xml:space="preserve"> </w:t>
            </w:r>
            <w:r w:rsidRPr="009F59B1">
              <w:t>Education</w:t>
            </w:r>
            <w:r w:rsidRPr="009F59B1">
              <w:rPr>
                <w:rFonts w:eastAsia="Times New Roman"/>
              </w:rPr>
              <w:t>— Approved capital programs</w:t>
            </w:r>
            <w:r w:rsidR="00154620">
              <w:rPr>
                <w:rFonts w:eastAsia="Times New Roman"/>
              </w:rPr>
              <w:tab/>
            </w:r>
          </w:p>
        </w:tc>
        <w:tc>
          <w:tcPr>
            <w:tcW w:w="1362" w:type="dxa"/>
            <w:tcBorders>
              <w:top w:val="nil"/>
              <w:left w:val="nil"/>
              <w:bottom w:val="nil"/>
              <w:right w:val="single" w:sz="6" w:space="0" w:color="auto"/>
            </w:tcBorders>
            <w:shd w:val="clear" w:color="auto" w:fill="FFFFFF"/>
            <w:vAlign w:val="bottom"/>
            <w:tcPrChange w:id="117" w:author="Proof Communications" w:date="2020-04-27T12:42:00Z">
              <w:tcPr>
                <w:tcW w:w="1350" w:type="dxa"/>
                <w:tcBorders>
                  <w:top w:val="nil"/>
                  <w:left w:val="nil"/>
                  <w:bottom w:val="nil"/>
                  <w:right w:val="single" w:sz="6" w:space="0" w:color="auto"/>
                </w:tcBorders>
                <w:shd w:val="clear" w:color="auto" w:fill="FFFFFF"/>
                <w:vAlign w:val="bottom"/>
              </w:tcPr>
            </w:tcPrChange>
          </w:tcPr>
          <w:p w14:paraId="66A21BFF" w14:textId="77777777" w:rsidR="004F2EE9" w:rsidRPr="009F59B1" w:rsidRDefault="004F2EE9" w:rsidP="008E2DD1">
            <w:pPr>
              <w:shd w:val="clear" w:color="auto" w:fill="FFFFFF"/>
              <w:tabs>
                <w:tab w:val="left" w:leader="dot" w:pos="5040"/>
              </w:tabs>
              <w:ind w:right="144"/>
              <w:jc w:val="right"/>
            </w:pPr>
            <w:r w:rsidRPr="009F59B1">
              <w:t>34,500</w:t>
            </w:r>
          </w:p>
        </w:tc>
        <w:tc>
          <w:tcPr>
            <w:tcW w:w="1271" w:type="dxa"/>
            <w:tcBorders>
              <w:top w:val="nil"/>
              <w:left w:val="single" w:sz="6" w:space="0" w:color="auto"/>
              <w:bottom w:val="nil"/>
              <w:right w:val="nil"/>
            </w:tcBorders>
            <w:shd w:val="clear" w:color="auto" w:fill="FFFFFF"/>
            <w:vAlign w:val="bottom"/>
            <w:tcPrChange w:id="118"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C00" w14:textId="77777777" w:rsidR="004F2EE9" w:rsidRPr="009F59B1" w:rsidRDefault="004F2EE9" w:rsidP="008E2DD1">
            <w:pPr>
              <w:shd w:val="clear" w:color="auto" w:fill="FFFFFF"/>
              <w:tabs>
                <w:tab w:val="left" w:leader="dot" w:pos="5040"/>
              </w:tabs>
              <w:ind w:right="144"/>
              <w:jc w:val="right"/>
            </w:pPr>
            <w:r w:rsidRPr="009F59B1">
              <w:t>674,000</w:t>
            </w:r>
          </w:p>
        </w:tc>
        <w:tc>
          <w:tcPr>
            <w:tcW w:w="1300" w:type="dxa"/>
            <w:tcBorders>
              <w:top w:val="nil"/>
              <w:left w:val="nil"/>
              <w:bottom w:val="nil"/>
              <w:right w:val="nil"/>
            </w:tcBorders>
            <w:shd w:val="clear" w:color="auto" w:fill="FFFFFF"/>
            <w:vAlign w:val="bottom"/>
            <w:tcPrChange w:id="119" w:author="Proof Communications" w:date="2020-04-27T12:42:00Z">
              <w:tcPr>
                <w:tcW w:w="1289" w:type="dxa"/>
                <w:tcBorders>
                  <w:top w:val="nil"/>
                  <w:left w:val="nil"/>
                  <w:bottom w:val="nil"/>
                  <w:right w:val="nil"/>
                </w:tcBorders>
                <w:shd w:val="clear" w:color="auto" w:fill="FFFFFF"/>
                <w:vAlign w:val="bottom"/>
              </w:tcPr>
            </w:tcPrChange>
          </w:tcPr>
          <w:p w14:paraId="66A21C01" w14:textId="77777777" w:rsidR="004F2EE9" w:rsidRPr="009F59B1" w:rsidRDefault="004F2EE9" w:rsidP="008E2DD1">
            <w:pPr>
              <w:shd w:val="clear" w:color="auto" w:fill="FFFFFF"/>
              <w:tabs>
                <w:tab w:val="left" w:leader="dot" w:pos="5040"/>
              </w:tabs>
              <w:ind w:right="144"/>
              <w:jc w:val="right"/>
            </w:pPr>
            <w:r w:rsidRPr="009F59B1">
              <w:t>1,110,538</w:t>
            </w:r>
          </w:p>
        </w:tc>
      </w:tr>
      <w:tr w:rsidR="004F2EE9" w:rsidRPr="009F59B1" w14:paraId="66A21C07" w14:textId="77777777" w:rsidTr="00F54426">
        <w:trPr>
          <w:trHeight w:val="20"/>
          <w:jc w:val="center"/>
          <w:trPrChange w:id="120" w:author="Proof Communications" w:date="2020-04-27T12:42:00Z">
            <w:trPr>
              <w:trHeight w:val="20"/>
              <w:jc w:val="center"/>
            </w:trPr>
          </w:trPrChange>
        </w:trPr>
        <w:tc>
          <w:tcPr>
            <w:tcW w:w="5176" w:type="dxa"/>
            <w:tcBorders>
              <w:top w:val="nil"/>
              <w:left w:val="nil"/>
              <w:bottom w:val="nil"/>
              <w:right w:val="nil"/>
            </w:tcBorders>
            <w:shd w:val="clear" w:color="auto" w:fill="FFFFFF"/>
            <w:tcPrChange w:id="121" w:author="Proof Communications" w:date="2020-04-27T12:42:00Z">
              <w:tcPr>
                <w:tcW w:w="5130" w:type="dxa"/>
                <w:tcBorders>
                  <w:top w:val="nil"/>
                  <w:left w:val="nil"/>
                  <w:bottom w:val="nil"/>
                  <w:right w:val="nil"/>
                </w:tcBorders>
                <w:shd w:val="clear" w:color="auto" w:fill="FFFFFF"/>
              </w:tcPr>
            </w:tcPrChange>
          </w:tcPr>
          <w:p w14:paraId="66A21C03" w14:textId="77777777" w:rsidR="004F2EE9" w:rsidRPr="009F59B1" w:rsidRDefault="004F2EE9" w:rsidP="0091688F">
            <w:pPr>
              <w:shd w:val="clear" w:color="auto" w:fill="FFFFFF"/>
              <w:tabs>
                <w:tab w:val="left" w:leader="dot" w:pos="5000"/>
              </w:tabs>
              <w:ind w:left="677" w:hanging="576"/>
            </w:pPr>
            <w:r w:rsidRPr="009F59B1">
              <w:t>03. Independent schools, Australian Capital Territory</w:t>
            </w:r>
            <w:r w:rsidRPr="009F59B1">
              <w:rPr>
                <w:rFonts w:eastAsia="Times New Roman"/>
              </w:rPr>
              <w:t>— Assistance for approved capital programs</w:t>
            </w:r>
            <w:r w:rsidR="00154620">
              <w:rPr>
                <w:rFonts w:eastAsia="Times New Roman"/>
              </w:rPr>
              <w:tab/>
            </w:r>
          </w:p>
        </w:tc>
        <w:tc>
          <w:tcPr>
            <w:tcW w:w="1362" w:type="dxa"/>
            <w:tcBorders>
              <w:top w:val="nil"/>
              <w:left w:val="nil"/>
              <w:bottom w:val="nil"/>
              <w:right w:val="single" w:sz="6" w:space="0" w:color="auto"/>
            </w:tcBorders>
            <w:shd w:val="clear" w:color="auto" w:fill="FFFFFF"/>
            <w:vAlign w:val="bottom"/>
            <w:tcPrChange w:id="122" w:author="Proof Communications" w:date="2020-04-27T12:42:00Z">
              <w:tcPr>
                <w:tcW w:w="1350" w:type="dxa"/>
                <w:tcBorders>
                  <w:top w:val="nil"/>
                  <w:left w:val="nil"/>
                  <w:bottom w:val="nil"/>
                  <w:right w:val="single" w:sz="6" w:space="0" w:color="auto"/>
                </w:tcBorders>
                <w:shd w:val="clear" w:color="auto" w:fill="FFFFFF"/>
                <w:vAlign w:val="bottom"/>
              </w:tcPr>
            </w:tcPrChange>
          </w:tcPr>
          <w:p w14:paraId="66A21C04" w14:textId="77777777" w:rsidR="004F2EE9" w:rsidRPr="009F59B1" w:rsidRDefault="004F2EE9" w:rsidP="008E2DD1">
            <w:pPr>
              <w:shd w:val="clear" w:color="auto" w:fill="FFFFFF"/>
              <w:tabs>
                <w:tab w:val="left" w:leader="dot" w:pos="5040"/>
              </w:tabs>
              <w:ind w:right="144"/>
              <w:jc w:val="right"/>
            </w:pPr>
            <w:r w:rsidRPr="009F59B1">
              <w:t>168,000</w:t>
            </w:r>
          </w:p>
        </w:tc>
        <w:tc>
          <w:tcPr>
            <w:tcW w:w="1271" w:type="dxa"/>
            <w:tcBorders>
              <w:top w:val="nil"/>
              <w:left w:val="single" w:sz="6" w:space="0" w:color="auto"/>
              <w:bottom w:val="nil"/>
              <w:right w:val="nil"/>
            </w:tcBorders>
            <w:shd w:val="clear" w:color="auto" w:fill="FFFFFF"/>
            <w:vAlign w:val="bottom"/>
            <w:tcPrChange w:id="123"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C05" w14:textId="77777777" w:rsidR="004F2EE9" w:rsidRPr="009F59B1" w:rsidRDefault="004F2EE9" w:rsidP="008E2DD1">
            <w:pPr>
              <w:shd w:val="clear" w:color="auto" w:fill="FFFFFF"/>
              <w:tabs>
                <w:tab w:val="left" w:leader="dot" w:pos="5040"/>
              </w:tabs>
              <w:ind w:right="144"/>
              <w:jc w:val="right"/>
            </w:pPr>
            <w:r w:rsidRPr="009F59B1">
              <w:t>2,619,000</w:t>
            </w:r>
          </w:p>
        </w:tc>
        <w:tc>
          <w:tcPr>
            <w:tcW w:w="1300" w:type="dxa"/>
            <w:tcBorders>
              <w:top w:val="nil"/>
              <w:left w:val="nil"/>
              <w:bottom w:val="nil"/>
              <w:right w:val="nil"/>
            </w:tcBorders>
            <w:shd w:val="clear" w:color="auto" w:fill="FFFFFF"/>
            <w:vAlign w:val="bottom"/>
            <w:tcPrChange w:id="124" w:author="Proof Communications" w:date="2020-04-27T12:42:00Z">
              <w:tcPr>
                <w:tcW w:w="1289" w:type="dxa"/>
                <w:tcBorders>
                  <w:top w:val="nil"/>
                  <w:left w:val="nil"/>
                  <w:bottom w:val="nil"/>
                  <w:right w:val="nil"/>
                </w:tcBorders>
                <w:shd w:val="clear" w:color="auto" w:fill="FFFFFF"/>
                <w:vAlign w:val="bottom"/>
              </w:tcPr>
            </w:tcPrChange>
          </w:tcPr>
          <w:p w14:paraId="66A21C06" w14:textId="77777777" w:rsidR="004F2EE9" w:rsidRPr="009F59B1" w:rsidRDefault="004F2EE9" w:rsidP="008E2DD1">
            <w:pPr>
              <w:shd w:val="clear" w:color="auto" w:fill="FFFFFF"/>
              <w:tabs>
                <w:tab w:val="left" w:leader="dot" w:pos="5040"/>
              </w:tabs>
              <w:ind w:right="144"/>
              <w:jc w:val="right"/>
            </w:pPr>
            <w:r w:rsidRPr="009F59B1">
              <w:t>2,658,448</w:t>
            </w:r>
          </w:p>
        </w:tc>
      </w:tr>
      <w:tr w:rsidR="004F2EE9" w:rsidRPr="009F59B1" w14:paraId="66A21C0C" w14:textId="77777777" w:rsidTr="00F54426">
        <w:trPr>
          <w:trHeight w:val="20"/>
          <w:jc w:val="center"/>
          <w:trPrChange w:id="125" w:author="Proof Communications" w:date="2020-04-27T12:42:00Z">
            <w:trPr>
              <w:trHeight w:val="20"/>
              <w:jc w:val="center"/>
            </w:trPr>
          </w:trPrChange>
        </w:trPr>
        <w:tc>
          <w:tcPr>
            <w:tcW w:w="5176" w:type="dxa"/>
            <w:tcBorders>
              <w:top w:val="nil"/>
              <w:left w:val="nil"/>
              <w:right w:val="nil"/>
            </w:tcBorders>
            <w:shd w:val="clear" w:color="auto" w:fill="FFFFFF"/>
            <w:tcPrChange w:id="126" w:author="Proof Communications" w:date="2020-04-27T12:42:00Z">
              <w:tcPr>
                <w:tcW w:w="5130" w:type="dxa"/>
                <w:tcBorders>
                  <w:top w:val="nil"/>
                  <w:left w:val="nil"/>
                  <w:right w:val="nil"/>
                </w:tcBorders>
                <w:shd w:val="clear" w:color="auto" w:fill="FFFFFF"/>
              </w:tcPr>
            </w:tcPrChange>
          </w:tcPr>
          <w:p w14:paraId="66A21C08" w14:textId="77777777" w:rsidR="004F2EE9" w:rsidRPr="009F59B1" w:rsidRDefault="004F2EE9" w:rsidP="0091688F">
            <w:pPr>
              <w:shd w:val="clear" w:color="auto" w:fill="FFFFFF"/>
              <w:tabs>
                <w:tab w:val="left" w:leader="dot" w:pos="5000"/>
              </w:tabs>
              <w:ind w:left="677" w:hanging="576"/>
            </w:pPr>
            <w:r w:rsidRPr="009F59B1">
              <w:t>04. Australian</w:t>
            </w:r>
            <w:r w:rsidR="00C92EA3" w:rsidRPr="009F59B1">
              <w:t xml:space="preserve"> </w:t>
            </w:r>
            <w:r w:rsidRPr="009F59B1">
              <w:t>Maritime</w:t>
            </w:r>
            <w:r w:rsidR="00C92EA3" w:rsidRPr="009F59B1">
              <w:t xml:space="preserve"> </w:t>
            </w:r>
            <w:r w:rsidRPr="009F59B1">
              <w:t>College</w:t>
            </w:r>
            <w:r w:rsidRPr="009F59B1">
              <w:rPr>
                <w:rFonts w:eastAsia="Times New Roman"/>
              </w:rPr>
              <w:t>—Approved</w:t>
            </w:r>
            <w:r w:rsidR="00C92EA3" w:rsidRPr="009F59B1">
              <w:rPr>
                <w:rFonts w:eastAsia="Times New Roman"/>
              </w:rPr>
              <w:t xml:space="preserve"> </w:t>
            </w:r>
            <w:r w:rsidRPr="009F59B1">
              <w:rPr>
                <w:rFonts w:eastAsia="Times New Roman"/>
              </w:rPr>
              <w:t>capital programs</w:t>
            </w:r>
          </w:p>
        </w:tc>
        <w:tc>
          <w:tcPr>
            <w:tcW w:w="1362" w:type="dxa"/>
            <w:tcBorders>
              <w:top w:val="nil"/>
              <w:left w:val="nil"/>
              <w:bottom w:val="single" w:sz="6" w:space="0" w:color="auto"/>
              <w:right w:val="single" w:sz="6" w:space="0" w:color="auto"/>
            </w:tcBorders>
            <w:shd w:val="clear" w:color="auto" w:fill="FFFFFF"/>
            <w:vAlign w:val="bottom"/>
            <w:tcPrChange w:id="127" w:author="Proof Communications" w:date="2020-04-27T12:42:00Z">
              <w:tcPr>
                <w:tcW w:w="1350" w:type="dxa"/>
                <w:tcBorders>
                  <w:top w:val="nil"/>
                  <w:left w:val="nil"/>
                  <w:bottom w:val="single" w:sz="6" w:space="0" w:color="auto"/>
                  <w:right w:val="single" w:sz="6" w:space="0" w:color="auto"/>
                </w:tcBorders>
                <w:shd w:val="clear" w:color="auto" w:fill="FFFFFF"/>
                <w:vAlign w:val="bottom"/>
              </w:tcPr>
            </w:tcPrChange>
          </w:tcPr>
          <w:p w14:paraId="66A21C09" w14:textId="77777777" w:rsidR="004F2EE9" w:rsidRPr="009F59B1" w:rsidRDefault="004F2EE9" w:rsidP="008E2DD1">
            <w:pPr>
              <w:shd w:val="clear" w:color="auto" w:fill="FFFFFF"/>
              <w:tabs>
                <w:tab w:val="left" w:leader="dot" w:pos="5040"/>
              </w:tabs>
              <w:ind w:right="144"/>
              <w:jc w:val="right"/>
            </w:pPr>
            <w:r w:rsidRPr="009F59B1">
              <w:t>724,600</w:t>
            </w:r>
          </w:p>
        </w:tc>
        <w:tc>
          <w:tcPr>
            <w:tcW w:w="1271" w:type="dxa"/>
            <w:tcBorders>
              <w:top w:val="nil"/>
              <w:left w:val="single" w:sz="6" w:space="0" w:color="auto"/>
              <w:bottom w:val="nil"/>
              <w:right w:val="nil"/>
            </w:tcBorders>
            <w:shd w:val="clear" w:color="auto" w:fill="FFFFFF"/>
            <w:vAlign w:val="bottom"/>
            <w:tcPrChange w:id="128"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C0A" w14:textId="77777777" w:rsidR="004F2EE9" w:rsidRPr="009F59B1" w:rsidRDefault="004F2EE9" w:rsidP="008E2DD1">
            <w:pPr>
              <w:shd w:val="clear" w:color="auto" w:fill="FFFFFF"/>
              <w:tabs>
                <w:tab w:val="left" w:leader="dot" w:pos="5040"/>
              </w:tabs>
              <w:ind w:right="144"/>
              <w:jc w:val="right"/>
            </w:pPr>
            <w:r w:rsidRPr="009F59B1">
              <w:t>7,094,000</w:t>
            </w:r>
          </w:p>
        </w:tc>
        <w:tc>
          <w:tcPr>
            <w:tcW w:w="1300" w:type="dxa"/>
            <w:tcBorders>
              <w:top w:val="nil"/>
              <w:left w:val="nil"/>
              <w:bottom w:val="nil"/>
              <w:right w:val="nil"/>
            </w:tcBorders>
            <w:shd w:val="clear" w:color="auto" w:fill="FFFFFF"/>
            <w:vAlign w:val="bottom"/>
            <w:tcPrChange w:id="129" w:author="Proof Communications" w:date="2020-04-27T12:42:00Z">
              <w:tcPr>
                <w:tcW w:w="1289" w:type="dxa"/>
                <w:tcBorders>
                  <w:top w:val="nil"/>
                  <w:left w:val="nil"/>
                  <w:bottom w:val="nil"/>
                  <w:right w:val="nil"/>
                </w:tcBorders>
                <w:shd w:val="clear" w:color="auto" w:fill="FFFFFF"/>
                <w:vAlign w:val="bottom"/>
              </w:tcPr>
            </w:tcPrChange>
          </w:tcPr>
          <w:p w14:paraId="66A21C0B" w14:textId="77777777" w:rsidR="004F2EE9" w:rsidRPr="009F59B1" w:rsidRDefault="004F2EE9" w:rsidP="008E2DD1">
            <w:pPr>
              <w:shd w:val="clear" w:color="auto" w:fill="FFFFFF"/>
              <w:tabs>
                <w:tab w:val="left" w:leader="dot" w:pos="5040"/>
              </w:tabs>
              <w:ind w:right="144"/>
              <w:jc w:val="right"/>
            </w:pPr>
            <w:r w:rsidRPr="009F59B1">
              <w:t>5,000,000</w:t>
            </w:r>
          </w:p>
        </w:tc>
      </w:tr>
      <w:tr w:rsidR="004F2EE9" w:rsidRPr="009F59B1" w14:paraId="66A21C11" w14:textId="77777777" w:rsidTr="00F54426">
        <w:trPr>
          <w:trHeight w:val="20"/>
          <w:jc w:val="center"/>
          <w:trPrChange w:id="130" w:author="Proof Communications" w:date="2020-04-27T12:42:00Z">
            <w:trPr>
              <w:trHeight w:val="20"/>
              <w:jc w:val="center"/>
            </w:trPr>
          </w:trPrChange>
        </w:trPr>
        <w:tc>
          <w:tcPr>
            <w:tcW w:w="5176" w:type="dxa"/>
            <w:tcBorders>
              <w:left w:val="nil"/>
              <w:right w:val="nil"/>
            </w:tcBorders>
            <w:shd w:val="clear" w:color="auto" w:fill="FFFFFF"/>
            <w:tcPrChange w:id="131" w:author="Proof Communications" w:date="2020-04-27T12:42:00Z">
              <w:tcPr>
                <w:tcW w:w="5130" w:type="dxa"/>
                <w:tcBorders>
                  <w:left w:val="nil"/>
                  <w:right w:val="nil"/>
                </w:tcBorders>
                <w:shd w:val="clear" w:color="auto" w:fill="FFFFFF"/>
              </w:tcPr>
            </w:tcPrChange>
          </w:tcPr>
          <w:p w14:paraId="66A21C0D" w14:textId="77777777" w:rsidR="004F2EE9" w:rsidRPr="009F59B1" w:rsidRDefault="004F2EE9" w:rsidP="008E2DD1">
            <w:pPr>
              <w:shd w:val="clear" w:color="auto" w:fill="FFFFFF"/>
              <w:tabs>
                <w:tab w:val="left" w:leader="dot" w:pos="5000"/>
              </w:tabs>
            </w:pPr>
          </w:p>
        </w:tc>
        <w:tc>
          <w:tcPr>
            <w:tcW w:w="1362" w:type="dxa"/>
            <w:tcBorders>
              <w:top w:val="single" w:sz="6" w:space="0" w:color="auto"/>
              <w:left w:val="nil"/>
              <w:bottom w:val="single" w:sz="6" w:space="0" w:color="auto"/>
              <w:right w:val="single" w:sz="6" w:space="0" w:color="auto"/>
            </w:tcBorders>
            <w:shd w:val="clear" w:color="auto" w:fill="FFFFFF"/>
            <w:vAlign w:val="bottom"/>
            <w:tcPrChange w:id="132" w:author="Proof Communications" w:date="2020-04-27T12:42:00Z">
              <w:tcPr>
                <w:tcW w:w="1350" w:type="dxa"/>
                <w:tcBorders>
                  <w:top w:val="single" w:sz="6" w:space="0" w:color="auto"/>
                  <w:left w:val="nil"/>
                  <w:bottom w:val="single" w:sz="6" w:space="0" w:color="auto"/>
                  <w:right w:val="single" w:sz="6" w:space="0" w:color="auto"/>
                </w:tcBorders>
                <w:shd w:val="clear" w:color="auto" w:fill="FFFFFF"/>
                <w:vAlign w:val="bottom"/>
              </w:tcPr>
            </w:tcPrChange>
          </w:tcPr>
          <w:p w14:paraId="66A21C0E" w14:textId="77777777" w:rsidR="004F2EE9" w:rsidRPr="009F59B1" w:rsidRDefault="004F2EE9" w:rsidP="008E2DD1">
            <w:pPr>
              <w:shd w:val="clear" w:color="auto" w:fill="FFFFFF"/>
              <w:tabs>
                <w:tab w:val="left" w:leader="dot" w:pos="5040"/>
              </w:tabs>
              <w:ind w:right="144"/>
              <w:jc w:val="right"/>
            </w:pPr>
            <w:r w:rsidRPr="009F59B1">
              <w:t>932,400</w:t>
            </w:r>
          </w:p>
        </w:tc>
        <w:tc>
          <w:tcPr>
            <w:tcW w:w="1271" w:type="dxa"/>
            <w:tcBorders>
              <w:top w:val="nil"/>
              <w:left w:val="single" w:sz="6" w:space="0" w:color="auto"/>
              <w:bottom w:val="nil"/>
              <w:right w:val="nil"/>
            </w:tcBorders>
            <w:shd w:val="clear" w:color="auto" w:fill="FFFFFF"/>
            <w:vAlign w:val="bottom"/>
            <w:tcPrChange w:id="133" w:author="Proof Communications" w:date="2020-04-27T12:42:00Z">
              <w:tcPr>
                <w:tcW w:w="1260" w:type="dxa"/>
                <w:tcBorders>
                  <w:top w:val="nil"/>
                  <w:left w:val="single" w:sz="6" w:space="0" w:color="auto"/>
                  <w:bottom w:val="nil"/>
                  <w:right w:val="nil"/>
                </w:tcBorders>
                <w:shd w:val="clear" w:color="auto" w:fill="FFFFFF"/>
                <w:vAlign w:val="bottom"/>
              </w:tcPr>
            </w:tcPrChange>
          </w:tcPr>
          <w:p w14:paraId="66A21C0F" w14:textId="77777777" w:rsidR="004F2EE9" w:rsidRPr="009F59B1" w:rsidRDefault="004F2EE9" w:rsidP="008E2DD1">
            <w:pPr>
              <w:shd w:val="clear" w:color="auto" w:fill="FFFFFF"/>
              <w:tabs>
                <w:tab w:val="left" w:leader="dot" w:pos="5040"/>
              </w:tabs>
              <w:ind w:right="144"/>
              <w:jc w:val="right"/>
            </w:pPr>
          </w:p>
        </w:tc>
        <w:tc>
          <w:tcPr>
            <w:tcW w:w="1300" w:type="dxa"/>
            <w:tcBorders>
              <w:top w:val="nil"/>
              <w:left w:val="nil"/>
              <w:bottom w:val="nil"/>
              <w:right w:val="nil"/>
            </w:tcBorders>
            <w:shd w:val="clear" w:color="auto" w:fill="FFFFFF"/>
            <w:vAlign w:val="bottom"/>
            <w:tcPrChange w:id="134" w:author="Proof Communications" w:date="2020-04-27T12:42:00Z">
              <w:tcPr>
                <w:tcW w:w="1289" w:type="dxa"/>
                <w:tcBorders>
                  <w:top w:val="nil"/>
                  <w:left w:val="nil"/>
                  <w:bottom w:val="nil"/>
                  <w:right w:val="nil"/>
                </w:tcBorders>
                <w:shd w:val="clear" w:color="auto" w:fill="FFFFFF"/>
                <w:vAlign w:val="bottom"/>
              </w:tcPr>
            </w:tcPrChange>
          </w:tcPr>
          <w:p w14:paraId="66A21C10" w14:textId="77777777" w:rsidR="004F2EE9" w:rsidRPr="009F59B1" w:rsidRDefault="004F2EE9" w:rsidP="008E2DD1">
            <w:pPr>
              <w:shd w:val="clear" w:color="auto" w:fill="FFFFFF"/>
              <w:tabs>
                <w:tab w:val="left" w:leader="dot" w:pos="5040"/>
              </w:tabs>
              <w:ind w:right="144"/>
              <w:jc w:val="right"/>
            </w:pPr>
          </w:p>
        </w:tc>
      </w:tr>
    </w:tbl>
    <w:p w14:paraId="66A21C12" w14:textId="77777777" w:rsidR="004F2EE9" w:rsidRPr="009F59B1" w:rsidRDefault="009F59B1" w:rsidP="00CC0736">
      <w:pPr>
        <w:shd w:val="clear" w:color="auto" w:fill="FFFFFF"/>
        <w:tabs>
          <w:tab w:val="left" w:leader="dot" w:pos="5040"/>
        </w:tabs>
        <w:spacing w:after="120"/>
        <w:jc w:val="center"/>
      </w:pPr>
      <w:r w:rsidRPr="009F59B1">
        <w:br w:type="page"/>
      </w:r>
      <w:r w:rsidR="004F2EE9" w:rsidRPr="009F59B1">
        <w:rPr>
          <w:i/>
          <w:iCs/>
        </w:rPr>
        <w:lastRenderedPageBreak/>
        <w:t>Departments and Services</w:t>
      </w:r>
      <w:r w:rsidR="004F2EE9" w:rsidRPr="009F59B1">
        <w:rPr>
          <w:rFonts w:eastAsia="Times New Roman"/>
        </w:rPr>
        <w:t>—</w:t>
      </w:r>
      <w:r w:rsidR="004F2EE9" w:rsidRPr="009F59B1">
        <w:rPr>
          <w:rFonts w:eastAsia="Times New Roman"/>
          <w:i/>
          <w:iCs/>
        </w:rPr>
        <w:t>continued</w:t>
      </w:r>
    </w:p>
    <w:p w14:paraId="66A21C13" w14:textId="77777777" w:rsidR="004F2EE9" w:rsidRPr="009F59B1" w:rsidRDefault="004F2EE9" w:rsidP="00D3084C">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42"/>
        <w:gridCol w:w="1239"/>
      </w:tblGrid>
      <w:tr w:rsidR="004F2EE9" w:rsidRPr="009F59B1" w14:paraId="66A21C17" w14:textId="77777777" w:rsidTr="00CC0736">
        <w:trPr>
          <w:trHeight w:val="20"/>
          <w:jc w:val="center"/>
        </w:trPr>
        <w:tc>
          <w:tcPr>
            <w:tcW w:w="5220" w:type="dxa"/>
            <w:tcBorders>
              <w:top w:val="single" w:sz="6" w:space="0" w:color="auto"/>
              <w:left w:val="nil"/>
              <w:bottom w:val="nil"/>
              <w:right w:val="nil"/>
            </w:tcBorders>
            <w:shd w:val="clear" w:color="auto" w:fill="FFFFFF"/>
          </w:tcPr>
          <w:p w14:paraId="66A21C14"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C15" w14:textId="77777777" w:rsidR="004F2EE9" w:rsidRPr="009F59B1" w:rsidRDefault="004F2EE9" w:rsidP="00D3084C">
            <w:pPr>
              <w:shd w:val="clear" w:color="auto" w:fill="FFFFFF"/>
              <w:tabs>
                <w:tab w:val="left" w:leader="dot" w:pos="5040"/>
              </w:tabs>
            </w:pPr>
          </w:p>
        </w:tc>
        <w:tc>
          <w:tcPr>
            <w:tcW w:w="2459" w:type="dxa"/>
            <w:gridSpan w:val="2"/>
            <w:tcBorders>
              <w:top w:val="single" w:sz="6" w:space="0" w:color="auto"/>
              <w:left w:val="single" w:sz="6" w:space="0" w:color="auto"/>
              <w:bottom w:val="single" w:sz="6" w:space="0" w:color="auto"/>
              <w:right w:val="nil"/>
            </w:tcBorders>
            <w:shd w:val="clear" w:color="auto" w:fill="FFFFFF"/>
          </w:tcPr>
          <w:p w14:paraId="66A21C16" w14:textId="77777777" w:rsidR="004F2EE9" w:rsidRPr="009F59B1" w:rsidRDefault="004F2EE9" w:rsidP="00D3084C">
            <w:pPr>
              <w:shd w:val="clear" w:color="auto" w:fill="FFFFFF"/>
              <w:tabs>
                <w:tab w:val="left" w:leader="dot" w:pos="5040"/>
              </w:tabs>
              <w:ind w:left="134"/>
              <w:jc w:val="both"/>
            </w:pPr>
            <w:r w:rsidRPr="008A3AD8">
              <w:rPr>
                <w:szCs w:val="18"/>
              </w:rPr>
              <w:t>Information with respect to previous appropriation and expenditure</w:t>
            </w:r>
          </w:p>
        </w:tc>
      </w:tr>
      <w:tr w:rsidR="004F2EE9" w:rsidRPr="009F59B1" w14:paraId="66A21C1C" w14:textId="77777777" w:rsidTr="00CC0736">
        <w:trPr>
          <w:trHeight w:val="20"/>
          <w:jc w:val="center"/>
        </w:trPr>
        <w:tc>
          <w:tcPr>
            <w:tcW w:w="5220" w:type="dxa"/>
            <w:tcBorders>
              <w:top w:val="nil"/>
              <w:left w:val="nil"/>
              <w:right w:val="nil"/>
            </w:tcBorders>
            <w:shd w:val="clear" w:color="auto" w:fill="FFFFFF"/>
          </w:tcPr>
          <w:p w14:paraId="66A21C18" w14:textId="77777777" w:rsidR="004F2EE9" w:rsidRPr="009F59B1" w:rsidRDefault="004F2EE9" w:rsidP="00D3084C">
            <w:pPr>
              <w:shd w:val="clear" w:color="auto" w:fill="FFFFFF"/>
              <w:tabs>
                <w:tab w:val="left" w:leader="dot" w:pos="5040"/>
              </w:tabs>
            </w:pPr>
          </w:p>
        </w:tc>
        <w:tc>
          <w:tcPr>
            <w:tcW w:w="1350" w:type="dxa"/>
            <w:tcBorders>
              <w:top w:val="nil"/>
              <w:left w:val="nil"/>
              <w:bottom w:val="single" w:sz="6" w:space="0" w:color="auto"/>
              <w:right w:val="single" w:sz="6" w:space="0" w:color="auto"/>
            </w:tcBorders>
            <w:shd w:val="clear" w:color="auto" w:fill="FFFFFF"/>
            <w:vAlign w:val="bottom"/>
          </w:tcPr>
          <w:p w14:paraId="66A21C19" w14:textId="77777777" w:rsidR="004F2EE9" w:rsidRPr="009F59B1" w:rsidRDefault="004F2EE9" w:rsidP="00CC0736">
            <w:pPr>
              <w:shd w:val="clear" w:color="auto" w:fill="FFFFFF"/>
              <w:tabs>
                <w:tab w:val="left" w:leader="dot" w:pos="5040"/>
              </w:tabs>
              <w:ind w:right="144"/>
              <w:jc w:val="right"/>
            </w:pPr>
            <w:r w:rsidRPr="008A3AD8">
              <w:rPr>
                <w:szCs w:val="18"/>
              </w:rPr>
              <w:t>Additional appropriation for 1980-81</w:t>
            </w:r>
          </w:p>
        </w:tc>
        <w:tc>
          <w:tcPr>
            <w:tcW w:w="1231" w:type="dxa"/>
            <w:tcBorders>
              <w:top w:val="single" w:sz="6" w:space="0" w:color="auto"/>
              <w:left w:val="single" w:sz="6" w:space="0" w:color="auto"/>
              <w:bottom w:val="single" w:sz="6" w:space="0" w:color="auto"/>
              <w:right w:val="nil"/>
            </w:tcBorders>
            <w:shd w:val="clear" w:color="auto" w:fill="FFFFFF"/>
            <w:vAlign w:val="bottom"/>
          </w:tcPr>
          <w:p w14:paraId="66A21C1A" w14:textId="77777777" w:rsidR="004F2EE9" w:rsidRPr="009F59B1" w:rsidRDefault="004F2EE9" w:rsidP="00CC0736">
            <w:pPr>
              <w:shd w:val="clear" w:color="auto" w:fill="FFFFFF"/>
              <w:tabs>
                <w:tab w:val="left" w:leader="dot" w:pos="5040"/>
              </w:tabs>
              <w:ind w:right="144"/>
              <w:jc w:val="right"/>
            </w:pPr>
            <w:r w:rsidRPr="008A3AD8">
              <w:rPr>
                <w:szCs w:val="18"/>
              </w:rPr>
              <w:t>Appropriation made by Appropriation Act (No. 2) 1980-81</w:t>
            </w:r>
          </w:p>
        </w:tc>
        <w:tc>
          <w:tcPr>
            <w:tcW w:w="1228" w:type="dxa"/>
            <w:tcBorders>
              <w:top w:val="single" w:sz="6" w:space="0" w:color="auto"/>
              <w:left w:val="nil"/>
              <w:bottom w:val="single" w:sz="6" w:space="0" w:color="auto"/>
              <w:right w:val="nil"/>
            </w:tcBorders>
            <w:shd w:val="clear" w:color="auto" w:fill="FFFFFF"/>
            <w:vAlign w:val="bottom"/>
          </w:tcPr>
          <w:p w14:paraId="66A21C1B" w14:textId="77777777" w:rsidR="004F2EE9" w:rsidRPr="009F59B1" w:rsidRDefault="004F2EE9" w:rsidP="00CC0736">
            <w:pPr>
              <w:shd w:val="clear" w:color="auto" w:fill="FFFFFF"/>
              <w:tabs>
                <w:tab w:val="left" w:leader="dot" w:pos="5040"/>
              </w:tabs>
              <w:ind w:right="144"/>
              <w:jc w:val="right"/>
            </w:pPr>
            <w:r w:rsidRPr="008A3AD8">
              <w:rPr>
                <w:szCs w:val="18"/>
              </w:rPr>
              <w:t>Expenditure for 1979-80</w:t>
            </w:r>
          </w:p>
        </w:tc>
      </w:tr>
      <w:tr w:rsidR="004F2EE9" w:rsidRPr="009F59B1" w14:paraId="66A21C21" w14:textId="77777777" w:rsidTr="00CC0736">
        <w:trPr>
          <w:trHeight w:val="20"/>
          <w:jc w:val="center"/>
        </w:trPr>
        <w:tc>
          <w:tcPr>
            <w:tcW w:w="5220" w:type="dxa"/>
            <w:tcBorders>
              <w:top w:val="nil"/>
              <w:left w:val="nil"/>
              <w:bottom w:val="nil"/>
              <w:right w:val="nil"/>
            </w:tcBorders>
            <w:shd w:val="clear" w:color="auto" w:fill="FFFFFF"/>
          </w:tcPr>
          <w:p w14:paraId="66A21C1D"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C1E"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31" w:type="dxa"/>
            <w:tcBorders>
              <w:top w:val="single" w:sz="6" w:space="0" w:color="auto"/>
              <w:left w:val="single" w:sz="6" w:space="0" w:color="auto"/>
              <w:bottom w:val="nil"/>
              <w:right w:val="nil"/>
            </w:tcBorders>
            <w:shd w:val="clear" w:color="auto" w:fill="FFFFFF"/>
          </w:tcPr>
          <w:p w14:paraId="66A21C1F"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28" w:type="dxa"/>
            <w:tcBorders>
              <w:top w:val="single" w:sz="6" w:space="0" w:color="auto"/>
              <w:left w:val="nil"/>
              <w:bottom w:val="nil"/>
              <w:right w:val="nil"/>
            </w:tcBorders>
            <w:shd w:val="clear" w:color="auto" w:fill="FFFFFF"/>
          </w:tcPr>
          <w:p w14:paraId="66A21C20" w14:textId="77777777" w:rsidR="004F2EE9" w:rsidRPr="009F59B1" w:rsidRDefault="00657B62" w:rsidP="00D3084C">
            <w:pPr>
              <w:shd w:val="clear" w:color="auto" w:fill="FFFFFF"/>
              <w:tabs>
                <w:tab w:val="left" w:leader="dot" w:pos="5040"/>
              </w:tabs>
              <w:ind w:right="144"/>
              <w:jc w:val="right"/>
            </w:pPr>
            <w:r w:rsidRPr="00657B62">
              <w:rPr>
                <w:szCs w:val="18"/>
              </w:rPr>
              <w:t>$</w:t>
            </w:r>
          </w:p>
        </w:tc>
      </w:tr>
      <w:tr w:rsidR="004F2EE9" w:rsidRPr="009F59B1" w14:paraId="66A21C26" w14:textId="77777777" w:rsidTr="00CC0736">
        <w:trPr>
          <w:trHeight w:val="20"/>
          <w:jc w:val="center"/>
        </w:trPr>
        <w:tc>
          <w:tcPr>
            <w:tcW w:w="5220" w:type="dxa"/>
            <w:tcBorders>
              <w:top w:val="nil"/>
              <w:left w:val="nil"/>
              <w:bottom w:val="nil"/>
              <w:right w:val="nil"/>
            </w:tcBorders>
            <w:shd w:val="clear" w:color="auto" w:fill="FFFFFF"/>
          </w:tcPr>
          <w:p w14:paraId="66A21C22" w14:textId="77777777" w:rsidR="004F2EE9" w:rsidRPr="009F59B1" w:rsidRDefault="004F2EE9" w:rsidP="00D3084C">
            <w:pPr>
              <w:shd w:val="clear" w:color="auto" w:fill="FFFFFF"/>
              <w:tabs>
                <w:tab w:val="left" w:leader="dot" w:pos="5040"/>
              </w:tabs>
              <w:jc w:val="both"/>
            </w:pPr>
            <w:r w:rsidRPr="008A3AD8">
              <w:rPr>
                <w:i/>
                <w:iCs/>
                <w:szCs w:val="18"/>
              </w:rPr>
              <w:t>Department of Education</w:t>
            </w:r>
            <w:r w:rsidRPr="008A3AD8">
              <w:rPr>
                <w:rFonts w:eastAsia="Times New Roman"/>
                <w:szCs w:val="18"/>
              </w:rPr>
              <w:t>—</w:t>
            </w:r>
            <w:r w:rsidRPr="008A3AD8">
              <w:rPr>
                <w:rFonts w:eastAsia="Times New Roman"/>
                <w:i/>
                <w:iCs/>
                <w:szCs w:val="18"/>
              </w:rPr>
              <w:t>continued</w:t>
            </w:r>
          </w:p>
        </w:tc>
        <w:tc>
          <w:tcPr>
            <w:tcW w:w="1350" w:type="dxa"/>
            <w:tcBorders>
              <w:top w:val="nil"/>
              <w:left w:val="nil"/>
              <w:bottom w:val="nil"/>
              <w:right w:val="single" w:sz="6" w:space="0" w:color="auto"/>
            </w:tcBorders>
            <w:shd w:val="clear" w:color="auto" w:fill="FFFFFF"/>
            <w:vAlign w:val="bottom"/>
          </w:tcPr>
          <w:p w14:paraId="66A21C23" w14:textId="77777777" w:rsidR="004F2EE9" w:rsidRPr="009F59B1" w:rsidRDefault="004F2EE9" w:rsidP="00CC0736">
            <w:pPr>
              <w:shd w:val="clear" w:color="auto" w:fill="FFFFFF"/>
              <w:tabs>
                <w:tab w:val="left" w:leader="dot" w:pos="5040"/>
              </w:tabs>
              <w:ind w:right="144"/>
              <w:jc w:val="right"/>
            </w:pPr>
          </w:p>
        </w:tc>
        <w:tc>
          <w:tcPr>
            <w:tcW w:w="1231" w:type="dxa"/>
            <w:tcBorders>
              <w:top w:val="nil"/>
              <w:left w:val="single" w:sz="6" w:space="0" w:color="auto"/>
              <w:bottom w:val="nil"/>
              <w:right w:val="nil"/>
            </w:tcBorders>
            <w:shd w:val="clear" w:color="auto" w:fill="FFFFFF"/>
            <w:vAlign w:val="bottom"/>
          </w:tcPr>
          <w:p w14:paraId="66A21C24"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nil"/>
              <w:right w:val="nil"/>
            </w:tcBorders>
            <w:shd w:val="clear" w:color="auto" w:fill="FFFFFF"/>
            <w:vAlign w:val="bottom"/>
          </w:tcPr>
          <w:p w14:paraId="66A21C25" w14:textId="77777777" w:rsidR="004F2EE9" w:rsidRPr="009F59B1" w:rsidRDefault="004F2EE9" w:rsidP="00CC0736">
            <w:pPr>
              <w:shd w:val="clear" w:color="auto" w:fill="FFFFFF"/>
              <w:tabs>
                <w:tab w:val="left" w:leader="dot" w:pos="5040"/>
              </w:tabs>
              <w:ind w:right="144"/>
              <w:jc w:val="right"/>
            </w:pPr>
          </w:p>
        </w:tc>
      </w:tr>
      <w:tr w:rsidR="004F2EE9" w:rsidRPr="009F59B1" w14:paraId="66A21C2B" w14:textId="77777777" w:rsidTr="00CC0736">
        <w:trPr>
          <w:trHeight w:val="20"/>
          <w:jc w:val="center"/>
        </w:trPr>
        <w:tc>
          <w:tcPr>
            <w:tcW w:w="5220" w:type="dxa"/>
            <w:tcBorders>
              <w:top w:val="nil"/>
              <w:left w:val="nil"/>
              <w:bottom w:val="nil"/>
              <w:right w:val="nil"/>
            </w:tcBorders>
            <w:shd w:val="clear" w:color="auto" w:fill="FFFFFF"/>
          </w:tcPr>
          <w:p w14:paraId="66A21C27" w14:textId="77777777" w:rsidR="004F2EE9" w:rsidRPr="009F59B1" w:rsidRDefault="004F2EE9" w:rsidP="00D3084C">
            <w:pPr>
              <w:shd w:val="clear" w:color="auto" w:fill="FFFFFF"/>
              <w:tabs>
                <w:tab w:val="left" w:leader="dot" w:pos="5040"/>
              </w:tabs>
              <w:jc w:val="both"/>
            </w:pPr>
            <w:r w:rsidRPr="008A3AD8">
              <w:rPr>
                <w:i/>
                <w:iCs/>
                <w:szCs w:val="18"/>
              </w:rPr>
              <w:t xml:space="preserve">Division </w:t>
            </w:r>
            <w:r w:rsidRPr="008A3AD8">
              <w:rPr>
                <w:szCs w:val="18"/>
              </w:rPr>
              <w:t>841</w:t>
            </w:r>
            <w:r w:rsidRPr="008A3AD8">
              <w:rPr>
                <w:rFonts w:eastAsia="Times New Roman"/>
                <w:szCs w:val="18"/>
              </w:rPr>
              <w:t>—</w:t>
            </w:r>
            <w:r w:rsidRPr="008A3AD8">
              <w:rPr>
                <w:rFonts w:eastAsia="Times New Roman"/>
                <w:i/>
                <w:iCs/>
                <w:szCs w:val="18"/>
              </w:rPr>
              <w:t>Capital Works and Services</w:t>
            </w:r>
            <w:r w:rsidRPr="008A3AD8">
              <w:rPr>
                <w:rFonts w:eastAsia="Times New Roman"/>
                <w:szCs w:val="18"/>
              </w:rPr>
              <w:t>—</w:t>
            </w:r>
            <w:r w:rsidRPr="008A3AD8">
              <w:rPr>
                <w:rFonts w:eastAsia="Times New Roman"/>
                <w:i/>
                <w:iCs/>
                <w:szCs w:val="18"/>
              </w:rPr>
              <w:t>continued</w:t>
            </w:r>
          </w:p>
        </w:tc>
        <w:tc>
          <w:tcPr>
            <w:tcW w:w="1350" w:type="dxa"/>
            <w:tcBorders>
              <w:top w:val="nil"/>
              <w:left w:val="nil"/>
              <w:bottom w:val="nil"/>
              <w:right w:val="single" w:sz="6" w:space="0" w:color="auto"/>
            </w:tcBorders>
            <w:shd w:val="clear" w:color="auto" w:fill="FFFFFF"/>
            <w:vAlign w:val="bottom"/>
          </w:tcPr>
          <w:p w14:paraId="66A21C28" w14:textId="77777777" w:rsidR="004F2EE9" w:rsidRPr="009F59B1" w:rsidRDefault="004F2EE9" w:rsidP="00CC0736">
            <w:pPr>
              <w:shd w:val="clear" w:color="auto" w:fill="FFFFFF"/>
              <w:tabs>
                <w:tab w:val="left" w:leader="dot" w:pos="5040"/>
              </w:tabs>
              <w:ind w:right="144"/>
              <w:jc w:val="right"/>
            </w:pPr>
          </w:p>
        </w:tc>
        <w:tc>
          <w:tcPr>
            <w:tcW w:w="1231" w:type="dxa"/>
            <w:tcBorders>
              <w:top w:val="nil"/>
              <w:left w:val="single" w:sz="6" w:space="0" w:color="auto"/>
              <w:bottom w:val="nil"/>
              <w:right w:val="nil"/>
            </w:tcBorders>
            <w:shd w:val="clear" w:color="auto" w:fill="FFFFFF"/>
            <w:vAlign w:val="bottom"/>
          </w:tcPr>
          <w:p w14:paraId="66A21C29"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nil"/>
              <w:right w:val="nil"/>
            </w:tcBorders>
            <w:shd w:val="clear" w:color="auto" w:fill="FFFFFF"/>
            <w:vAlign w:val="bottom"/>
          </w:tcPr>
          <w:p w14:paraId="66A21C2A" w14:textId="77777777" w:rsidR="004F2EE9" w:rsidRPr="009F59B1" w:rsidRDefault="004F2EE9" w:rsidP="00CC0736">
            <w:pPr>
              <w:shd w:val="clear" w:color="auto" w:fill="FFFFFF"/>
              <w:tabs>
                <w:tab w:val="left" w:leader="dot" w:pos="5040"/>
              </w:tabs>
              <w:ind w:right="144"/>
              <w:jc w:val="right"/>
            </w:pPr>
          </w:p>
        </w:tc>
      </w:tr>
      <w:tr w:rsidR="004F2EE9" w:rsidRPr="009F59B1" w14:paraId="66A21C30" w14:textId="77777777" w:rsidTr="00CC0736">
        <w:trPr>
          <w:trHeight w:val="20"/>
          <w:jc w:val="center"/>
        </w:trPr>
        <w:tc>
          <w:tcPr>
            <w:tcW w:w="5220" w:type="dxa"/>
            <w:tcBorders>
              <w:top w:val="nil"/>
              <w:left w:val="nil"/>
              <w:bottom w:val="nil"/>
              <w:right w:val="nil"/>
            </w:tcBorders>
            <w:shd w:val="clear" w:color="auto" w:fill="FFFFFF"/>
          </w:tcPr>
          <w:p w14:paraId="66A21C2C" w14:textId="77777777" w:rsidR="004F2EE9" w:rsidRPr="009F59B1" w:rsidRDefault="004F2EE9" w:rsidP="00D3084C">
            <w:pPr>
              <w:shd w:val="clear" w:color="auto" w:fill="FFFFFF"/>
              <w:tabs>
                <w:tab w:val="left" w:leader="dot" w:pos="5040"/>
              </w:tabs>
              <w:jc w:val="both"/>
            </w:pPr>
            <w:r w:rsidRPr="008A3AD8">
              <w:rPr>
                <w:b/>
                <w:bCs/>
                <w:szCs w:val="18"/>
              </w:rPr>
              <w:t>2.</w:t>
            </w:r>
            <w:r w:rsidRPr="008A3AD8">
              <w:rPr>
                <w:rFonts w:eastAsia="Times New Roman"/>
                <w:b/>
                <w:bCs/>
                <w:szCs w:val="18"/>
              </w:rPr>
              <w:t>—Plant and Equipment—</w:t>
            </w:r>
          </w:p>
        </w:tc>
        <w:tc>
          <w:tcPr>
            <w:tcW w:w="1350" w:type="dxa"/>
            <w:tcBorders>
              <w:top w:val="nil"/>
              <w:left w:val="nil"/>
              <w:bottom w:val="nil"/>
              <w:right w:val="single" w:sz="6" w:space="0" w:color="auto"/>
            </w:tcBorders>
            <w:shd w:val="clear" w:color="auto" w:fill="FFFFFF"/>
            <w:vAlign w:val="bottom"/>
          </w:tcPr>
          <w:p w14:paraId="66A21C2D" w14:textId="77777777" w:rsidR="004F2EE9" w:rsidRPr="009F59B1" w:rsidRDefault="004F2EE9" w:rsidP="00CC0736">
            <w:pPr>
              <w:shd w:val="clear" w:color="auto" w:fill="FFFFFF"/>
              <w:tabs>
                <w:tab w:val="left" w:leader="dot" w:pos="5040"/>
              </w:tabs>
              <w:ind w:right="144"/>
              <w:jc w:val="right"/>
            </w:pPr>
          </w:p>
        </w:tc>
        <w:tc>
          <w:tcPr>
            <w:tcW w:w="1231" w:type="dxa"/>
            <w:tcBorders>
              <w:top w:val="nil"/>
              <w:left w:val="single" w:sz="6" w:space="0" w:color="auto"/>
              <w:bottom w:val="nil"/>
              <w:right w:val="nil"/>
            </w:tcBorders>
            <w:shd w:val="clear" w:color="auto" w:fill="FFFFFF"/>
            <w:vAlign w:val="bottom"/>
          </w:tcPr>
          <w:p w14:paraId="66A21C2E"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nil"/>
              <w:right w:val="nil"/>
            </w:tcBorders>
            <w:shd w:val="clear" w:color="auto" w:fill="FFFFFF"/>
            <w:vAlign w:val="bottom"/>
          </w:tcPr>
          <w:p w14:paraId="66A21C2F" w14:textId="77777777" w:rsidR="004F2EE9" w:rsidRPr="009F59B1" w:rsidRDefault="004F2EE9" w:rsidP="00CC0736">
            <w:pPr>
              <w:shd w:val="clear" w:color="auto" w:fill="FFFFFF"/>
              <w:tabs>
                <w:tab w:val="left" w:leader="dot" w:pos="5040"/>
              </w:tabs>
              <w:ind w:right="144"/>
              <w:jc w:val="right"/>
            </w:pPr>
          </w:p>
        </w:tc>
      </w:tr>
      <w:tr w:rsidR="004F2EE9" w:rsidRPr="009F59B1" w14:paraId="66A21C35" w14:textId="77777777" w:rsidTr="00CC0736">
        <w:trPr>
          <w:trHeight w:val="20"/>
          <w:jc w:val="center"/>
        </w:trPr>
        <w:tc>
          <w:tcPr>
            <w:tcW w:w="5220" w:type="dxa"/>
            <w:tcBorders>
              <w:top w:val="nil"/>
              <w:left w:val="nil"/>
              <w:right w:val="nil"/>
            </w:tcBorders>
            <w:shd w:val="clear" w:color="auto" w:fill="FFFFFF"/>
          </w:tcPr>
          <w:p w14:paraId="66A21C31" w14:textId="77777777" w:rsidR="004F2EE9" w:rsidRPr="009F59B1" w:rsidRDefault="004F2EE9" w:rsidP="00D3084C">
            <w:pPr>
              <w:shd w:val="clear" w:color="auto" w:fill="FFFFFF"/>
              <w:tabs>
                <w:tab w:val="left" w:leader="dot" w:pos="5040"/>
              </w:tabs>
              <w:ind w:left="158"/>
              <w:jc w:val="both"/>
            </w:pPr>
            <w:r w:rsidRPr="008A3AD8">
              <w:rPr>
                <w:szCs w:val="18"/>
              </w:rPr>
              <w:t>06. Computer Equipment</w:t>
            </w:r>
            <w:r w:rsidR="00CC0736">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C32" w14:textId="77777777" w:rsidR="004F2EE9" w:rsidRPr="009F59B1" w:rsidRDefault="004F2EE9" w:rsidP="00CC0736">
            <w:pPr>
              <w:shd w:val="clear" w:color="auto" w:fill="FFFFFF"/>
              <w:tabs>
                <w:tab w:val="left" w:leader="dot" w:pos="5040"/>
              </w:tabs>
              <w:ind w:right="144"/>
              <w:jc w:val="right"/>
            </w:pPr>
            <w:r w:rsidRPr="008A3AD8">
              <w:rPr>
                <w:szCs w:val="18"/>
              </w:rPr>
              <w:t>34,000</w:t>
            </w:r>
          </w:p>
        </w:tc>
        <w:tc>
          <w:tcPr>
            <w:tcW w:w="1231" w:type="dxa"/>
            <w:tcBorders>
              <w:top w:val="nil"/>
              <w:left w:val="single" w:sz="6" w:space="0" w:color="auto"/>
              <w:bottom w:val="nil"/>
              <w:right w:val="nil"/>
            </w:tcBorders>
            <w:shd w:val="clear" w:color="auto" w:fill="FFFFFF"/>
            <w:vAlign w:val="bottom"/>
          </w:tcPr>
          <w:p w14:paraId="66A21C33" w14:textId="77777777" w:rsidR="004F2EE9" w:rsidRPr="009F59B1" w:rsidRDefault="004F2EE9" w:rsidP="00CC0736">
            <w:pPr>
              <w:shd w:val="clear" w:color="auto" w:fill="FFFFFF"/>
              <w:tabs>
                <w:tab w:val="left" w:leader="dot" w:pos="5040"/>
              </w:tabs>
              <w:ind w:right="144"/>
              <w:jc w:val="right"/>
            </w:pPr>
            <w:r w:rsidRPr="008A3AD8">
              <w:rPr>
                <w:szCs w:val="18"/>
              </w:rPr>
              <w:t>240,000</w:t>
            </w:r>
          </w:p>
        </w:tc>
        <w:tc>
          <w:tcPr>
            <w:tcW w:w="1228" w:type="dxa"/>
            <w:tcBorders>
              <w:top w:val="nil"/>
              <w:left w:val="nil"/>
              <w:bottom w:val="nil"/>
              <w:right w:val="nil"/>
            </w:tcBorders>
            <w:shd w:val="clear" w:color="auto" w:fill="FFFFFF"/>
            <w:vAlign w:val="bottom"/>
          </w:tcPr>
          <w:p w14:paraId="66A21C34" w14:textId="77777777" w:rsidR="004F2EE9" w:rsidRPr="009F59B1" w:rsidRDefault="004F2EE9" w:rsidP="00CC0736">
            <w:pPr>
              <w:shd w:val="clear" w:color="auto" w:fill="FFFFFF"/>
              <w:tabs>
                <w:tab w:val="left" w:leader="dot" w:pos="5040"/>
              </w:tabs>
              <w:ind w:right="144"/>
              <w:jc w:val="right"/>
            </w:pPr>
            <w:r w:rsidRPr="008A3AD8">
              <w:rPr>
                <w:szCs w:val="18"/>
              </w:rPr>
              <w:t>..</w:t>
            </w:r>
          </w:p>
        </w:tc>
      </w:tr>
      <w:tr w:rsidR="004F2EE9" w:rsidRPr="009F59B1" w14:paraId="66A21C3A" w14:textId="77777777" w:rsidTr="00CC0736">
        <w:trPr>
          <w:trHeight w:val="20"/>
          <w:jc w:val="center"/>
        </w:trPr>
        <w:tc>
          <w:tcPr>
            <w:tcW w:w="5220" w:type="dxa"/>
            <w:tcBorders>
              <w:left w:val="nil"/>
              <w:right w:val="nil"/>
            </w:tcBorders>
            <w:shd w:val="clear" w:color="auto" w:fill="FFFFFF"/>
          </w:tcPr>
          <w:p w14:paraId="66A21C36" w14:textId="77777777" w:rsidR="004F2EE9" w:rsidRPr="009F59B1" w:rsidRDefault="00F2277B" w:rsidP="00D3084C">
            <w:pPr>
              <w:shd w:val="clear" w:color="auto" w:fill="FFFFFF"/>
              <w:tabs>
                <w:tab w:val="left" w:leader="dot" w:pos="5040"/>
              </w:tabs>
              <w:spacing w:before="120"/>
              <w:ind w:right="144"/>
              <w:jc w:val="right"/>
            </w:pPr>
            <w:r w:rsidRPr="00F2277B">
              <w:rPr>
                <w:i/>
                <w:iCs/>
                <w:szCs w:val="18"/>
              </w:rPr>
              <w:t>Total:</w:t>
            </w:r>
            <w:r w:rsidR="00C92EA3" w:rsidRPr="008A3AD8">
              <w:rPr>
                <w:i/>
                <w:iCs/>
                <w:szCs w:val="18"/>
              </w:rPr>
              <w:t xml:space="preserve"> </w:t>
            </w:r>
            <w:r w:rsidR="004F2EE9" w:rsidRPr="008A3AD8">
              <w:rPr>
                <w:i/>
                <w:iCs/>
                <w:szCs w:val="18"/>
              </w:rPr>
              <w:t xml:space="preserve">Division </w:t>
            </w:r>
            <w:r w:rsidR="004F2EE9" w:rsidRPr="008A3AD8">
              <w:rPr>
                <w:szCs w:val="18"/>
              </w:rPr>
              <w:t>841</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C37" w14:textId="77777777" w:rsidR="004F2EE9" w:rsidRPr="009F59B1" w:rsidRDefault="004F2EE9" w:rsidP="00CC0736">
            <w:pPr>
              <w:shd w:val="clear" w:color="auto" w:fill="FFFFFF"/>
              <w:tabs>
                <w:tab w:val="left" w:leader="dot" w:pos="5040"/>
              </w:tabs>
              <w:ind w:right="144"/>
              <w:jc w:val="right"/>
            </w:pPr>
            <w:r w:rsidRPr="008A3AD8">
              <w:rPr>
                <w:b/>
                <w:bCs/>
                <w:szCs w:val="18"/>
              </w:rPr>
              <w:t>966,400</w:t>
            </w:r>
          </w:p>
        </w:tc>
        <w:tc>
          <w:tcPr>
            <w:tcW w:w="1231" w:type="dxa"/>
            <w:tcBorders>
              <w:top w:val="nil"/>
              <w:left w:val="single" w:sz="6" w:space="0" w:color="auto"/>
              <w:bottom w:val="nil"/>
              <w:right w:val="nil"/>
            </w:tcBorders>
            <w:shd w:val="clear" w:color="auto" w:fill="FFFFFF"/>
            <w:vAlign w:val="bottom"/>
          </w:tcPr>
          <w:p w14:paraId="66A21C38"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nil"/>
              <w:right w:val="nil"/>
            </w:tcBorders>
            <w:shd w:val="clear" w:color="auto" w:fill="FFFFFF"/>
            <w:vAlign w:val="bottom"/>
          </w:tcPr>
          <w:p w14:paraId="66A21C39" w14:textId="77777777" w:rsidR="004F2EE9" w:rsidRPr="009F59B1" w:rsidRDefault="004F2EE9" w:rsidP="00CC0736">
            <w:pPr>
              <w:shd w:val="clear" w:color="auto" w:fill="FFFFFF"/>
              <w:tabs>
                <w:tab w:val="left" w:leader="dot" w:pos="5040"/>
              </w:tabs>
              <w:ind w:right="144"/>
              <w:jc w:val="right"/>
            </w:pPr>
          </w:p>
        </w:tc>
      </w:tr>
      <w:tr w:rsidR="004F2EE9" w:rsidRPr="009F59B1" w14:paraId="66A21C3F" w14:textId="77777777" w:rsidTr="00CC0736">
        <w:trPr>
          <w:trHeight w:val="20"/>
          <w:jc w:val="center"/>
        </w:trPr>
        <w:tc>
          <w:tcPr>
            <w:tcW w:w="5220" w:type="dxa"/>
            <w:tcBorders>
              <w:left w:val="nil"/>
              <w:bottom w:val="nil"/>
              <w:right w:val="nil"/>
            </w:tcBorders>
            <w:shd w:val="clear" w:color="auto" w:fill="FFFFFF"/>
          </w:tcPr>
          <w:p w14:paraId="66A21C3B" w14:textId="77777777" w:rsidR="004F2EE9" w:rsidRPr="009F59B1" w:rsidRDefault="004F2EE9" w:rsidP="00F54426">
            <w:pPr>
              <w:shd w:val="clear" w:color="auto" w:fill="FFFFFF"/>
              <w:tabs>
                <w:tab w:val="left" w:leader="dot" w:pos="5040"/>
              </w:tabs>
              <w:spacing w:before="120"/>
              <w:pPrChange w:id="135" w:author="Proof Communications" w:date="2020-04-27T12:42:00Z">
                <w:pPr>
                  <w:shd w:val="clear" w:color="auto" w:fill="FFFFFF"/>
                  <w:tabs>
                    <w:tab w:val="left" w:leader="dot" w:pos="5040"/>
                  </w:tabs>
                  <w:spacing w:before="120"/>
                  <w:jc w:val="both"/>
                </w:pPr>
              </w:pPrChange>
            </w:pPr>
            <w:r w:rsidRPr="008A3AD8">
              <w:rPr>
                <w:smallCaps/>
                <w:szCs w:val="18"/>
              </w:rPr>
              <w:t xml:space="preserve">Division </w:t>
            </w:r>
            <w:r w:rsidRPr="008A3AD8">
              <w:rPr>
                <w:szCs w:val="18"/>
              </w:rPr>
              <w:t>842.</w:t>
            </w:r>
            <w:r w:rsidRPr="008A3AD8">
              <w:rPr>
                <w:rFonts w:eastAsia="Times New Roman"/>
                <w:szCs w:val="18"/>
              </w:rPr>
              <w:t>—PAYMENTS TO OR FOR THE STATES AND THE NORTHERN TERRITORY</w:t>
            </w:r>
          </w:p>
        </w:tc>
        <w:tc>
          <w:tcPr>
            <w:tcW w:w="1350" w:type="dxa"/>
            <w:tcBorders>
              <w:top w:val="single" w:sz="6" w:space="0" w:color="auto"/>
              <w:left w:val="nil"/>
              <w:bottom w:val="nil"/>
              <w:right w:val="single" w:sz="6" w:space="0" w:color="auto"/>
            </w:tcBorders>
            <w:shd w:val="clear" w:color="auto" w:fill="FFFFFF"/>
            <w:vAlign w:val="bottom"/>
          </w:tcPr>
          <w:p w14:paraId="66A21C3C" w14:textId="77777777" w:rsidR="004F2EE9" w:rsidRPr="009F59B1" w:rsidRDefault="004F2EE9" w:rsidP="00CC0736">
            <w:pPr>
              <w:shd w:val="clear" w:color="auto" w:fill="FFFFFF"/>
              <w:tabs>
                <w:tab w:val="left" w:leader="dot" w:pos="5040"/>
              </w:tabs>
              <w:ind w:right="144"/>
              <w:jc w:val="right"/>
            </w:pPr>
          </w:p>
        </w:tc>
        <w:tc>
          <w:tcPr>
            <w:tcW w:w="1231" w:type="dxa"/>
            <w:tcBorders>
              <w:top w:val="nil"/>
              <w:left w:val="single" w:sz="6" w:space="0" w:color="auto"/>
              <w:bottom w:val="nil"/>
              <w:right w:val="nil"/>
            </w:tcBorders>
            <w:shd w:val="clear" w:color="auto" w:fill="FFFFFF"/>
            <w:vAlign w:val="bottom"/>
          </w:tcPr>
          <w:p w14:paraId="66A21C3D"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nil"/>
              <w:right w:val="nil"/>
            </w:tcBorders>
            <w:shd w:val="clear" w:color="auto" w:fill="FFFFFF"/>
            <w:vAlign w:val="bottom"/>
          </w:tcPr>
          <w:p w14:paraId="66A21C3E" w14:textId="77777777" w:rsidR="004F2EE9" w:rsidRPr="009F59B1" w:rsidRDefault="004F2EE9" w:rsidP="00CC0736">
            <w:pPr>
              <w:shd w:val="clear" w:color="auto" w:fill="FFFFFF"/>
              <w:tabs>
                <w:tab w:val="left" w:leader="dot" w:pos="5040"/>
              </w:tabs>
              <w:ind w:right="144"/>
              <w:jc w:val="right"/>
            </w:pPr>
          </w:p>
        </w:tc>
      </w:tr>
      <w:tr w:rsidR="004F2EE9" w:rsidRPr="009F59B1" w14:paraId="66A21C44" w14:textId="77777777" w:rsidTr="00CC0736">
        <w:trPr>
          <w:trHeight w:val="20"/>
          <w:jc w:val="center"/>
        </w:trPr>
        <w:tc>
          <w:tcPr>
            <w:tcW w:w="5220" w:type="dxa"/>
            <w:tcBorders>
              <w:top w:val="nil"/>
              <w:left w:val="nil"/>
              <w:right w:val="nil"/>
            </w:tcBorders>
            <w:shd w:val="clear" w:color="auto" w:fill="FFFFFF"/>
          </w:tcPr>
          <w:p w14:paraId="66A21C40" w14:textId="77777777" w:rsidR="004F2EE9" w:rsidRPr="009F59B1" w:rsidRDefault="004F2EE9" w:rsidP="00F54426">
            <w:pPr>
              <w:shd w:val="clear" w:color="auto" w:fill="FFFFFF"/>
              <w:tabs>
                <w:tab w:val="left" w:leader="dot" w:pos="5040"/>
              </w:tabs>
              <w:ind w:left="706" w:hanging="576"/>
              <w:pPrChange w:id="136" w:author="Proof Communications" w:date="2020-04-27T12:42:00Z">
                <w:pPr>
                  <w:shd w:val="clear" w:color="auto" w:fill="FFFFFF"/>
                  <w:tabs>
                    <w:tab w:val="left" w:leader="dot" w:pos="5040"/>
                  </w:tabs>
                  <w:ind w:left="706" w:hanging="576"/>
                  <w:jc w:val="both"/>
                </w:pPr>
              </w:pPrChange>
            </w:pPr>
            <w:r w:rsidRPr="008A3AD8">
              <w:rPr>
                <w:szCs w:val="18"/>
              </w:rPr>
              <w:t>02. Independent</w:t>
            </w:r>
            <w:r w:rsidR="00C92EA3" w:rsidRPr="008A3AD8">
              <w:rPr>
                <w:szCs w:val="18"/>
              </w:rPr>
              <w:t xml:space="preserve"> </w:t>
            </w:r>
            <w:r w:rsidRPr="008A3AD8">
              <w:rPr>
                <w:szCs w:val="18"/>
              </w:rPr>
              <w:t>schools,</w:t>
            </w:r>
            <w:r w:rsidR="00C92EA3" w:rsidRPr="008A3AD8">
              <w:rPr>
                <w:szCs w:val="18"/>
              </w:rPr>
              <w:t xml:space="preserve"> </w:t>
            </w:r>
            <w:r w:rsidRPr="008A3AD8">
              <w:rPr>
                <w:szCs w:val="18"/>
              </w:rPr>
              <w:t>Northern</w:t>
            </w:r>
            <w:r w:rsidR="00C92EA3" w:rsidRPr="008A3AD8">
              <w:rPr>
                <w:szCs w:val="18"/>
              </w:rPr>
              <w:t xml:space="preserve"> </w:t>
            </w:r>
            <w:r w:rsidRPr="008A3AD8">
              <w:rPr>
                <w:szCs w:val="18"/>
              </w:rPr>
              <w:t>Territory</w:t>
            </w:r>
            <w:r w:rsidRPr="008A3AD8">
              <w:rPr>
                <w:rFonts w:eastAsia="Times New Roman"/>
                <w:szCs w:val="18"/>
              </w:rPr>
              <w:t>— Assistance for approved capital programs</w:t>
            </w:r>
            <w:r w:rsidR="00CC0736">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C41" w14:textId="77777777" w:rsidR="004F2EE9" w:rsidRPr="009F59B1" w:rsidRDefault="004F2EE9" w:rsidP="00CC0736">
            <w:pPr>
              <w:shd w:val="clear" w:color="auto" w:fill="FFFFFF"/>
              <w:tabs>
                <w:tab w:val="left" w:leader="dot" w:pos="5040"/>
              </w:tabs>
              <w:ind w:right="144"/>
              <w:jc w:val="right"/>
            </w:pPr>
            <w:r w:rsidRPr="008A3AD8">
              <w:rPr>
                <w:b/>
                <w:bCs/>
                <w:szCs w:val="18"/>
              </w:rPr>
              <w:t>13,600</w:t>
            </w:r>
          </w:p>
        </w:tc>
        <w:tc>
          <w:tcPr>
            <w:tcW w:w="1231" w:type="dxa"/>
            <w:tcBorders>
              <w:top w:val="nil"/>
              <w:left w:val="single" w:sz="6" w:space="0" w:color="auto"/>
              <w:bottom w:val="nil"/>
              <w:right w:val="nil"/>
            </w:tcBorders>
            <w:shd w:val="clear" w:color="auto" w:fill="FFFFFF"/>
            <w:vAlign w:val="bottom"/>
          </w:tcPr>
          <w:p w14:paraId="66A21C42" w14:textId="77777777" w:rsidR="004F2EE9" w:rsidRPr="009F59B1" w:rsidRDefault="004F2EE9" w:rsidP="00CC0736">
            <w:pPr>
              <w:shd w:val="clear" w:color="auto" w:fill="FFFFFF"/>
              <w:tabs>
                <w:tab w:val="left" w:leader="dot" w:pos="5040"/>
              </w:tabs>
              <w:ind w:right="144"/>
              <w:jc w:val="right"/>
            </w:pPr>
            <w:r w:rsidRPr="008A3AD8">
              <w:rPr>
                <w:szCs w:val="18"/>
              </w:rPr>
              <w:t>466,000</w:t>
            </w:r>
          </w:p>
        </w:tc>
        <w:tc>
          <w:tcPr>
            <w:tcW w:w="1228" w:type="dxa"/>
            <w:tcBorders>
              <w:top w:val="nil"/>
              <w:left w:val="nil"/>
              <w:bottom w:val="nil"/>
              <w:right w:val="nil"/>
            </w:tcBorders>
            <w:shd w:val="clear" w:color="auto" w:fill="FFFFFF"/>
            <w:vAlign w:val="bottom"/>
          </w:tcPr>
          <w:p w14:paraId="66A21C43" w14:textId="77777777" w:rsidR="004F2EE9" w:rsidRPr="009F59B1" w:rsidRDefault="004F2EE9" w:rsidP="00CC0736">
            <w:pPr>
              <w:shd w:val="clear" w:color="auto" w:fill="FFFFFF"/>
              <w:tabs>
                <w:tab w:val="left" w:leader="dot" w:pos="5040"/>
              </w:tabs>
              <w:ind w:right="144"/>
              <w:jc w:val="right"/>
            </w:pPr>
            <w:r w:rsidRPr="008A3AD8">
              <w:rPr>
                <w:szCs w:val="18"/>
              </w:rPr>
              <w:t>577,494</w:t>
            </w:r>
          </w:p>
        </w:tc>
      </w:tr>
      <w:tr w:rsidR="004F2EE9" w:rsidRPr="009F59B1" w14:paraId="66A21C49" w14:textId="77777777" w:rsidTr="00CC0736">
        <w:trPr>
          <w:trHeight w:val="20"/>
          <w:jc w:val="center"/>
        </w:trPr>
        <w:tc>
          <w:tcPr>
            <w:tcW w:w="5220" w:type="dxa"/>
            <w:tcBorders>
              <w:left w:val="nil"/>
              <w:bottom w:val="nil"/>
              <w:right w:val="nil"/>
            </w:tcBorders>
            <w:shd w:val="clear" w:color="auto" w:fill="FFFFFF"/>
          </w:tcPr>
          <w:p w14:paraId="66A21C45" w14:textId="77777777" w:rsidR="004F2EE9" w:rsidRPr="009F59B1" w:rsidRDefault="004F2EE9" w:rsidP="00CC0736">
            <w:pPr>
              <w:shd w:val="clear" w:color="auto" w:fill="FFFFFF"/>
              <w:tabs>
                <w:tab w:val="left" w:leader="dot" w:pos="5040"/>
              </w:tabs>
              <w:spacing w:before="120"/>
              <w:jc w:val="both"/>
            </w:pPr>
            <w:r w:rsidRPr="008A3AD8">
              <w:rPr>
                <w:smallCaps/>
                <w:szCs w:val="18"/>
              </w:rPr>
              <w:t xml:space="preserve">Division </w:t>
            </w:r>
            <w:r w:rsidRPr="008A3AD8">
              <w:rPr>
                <w:szCs w:val="18"/>
              </w:rPr>
              <w:t>843.</w:t>
            </w:r>
            <w:r w:rsidRPr="008A3AD8">
              <w:rPr>
                <w:rFonts w:eastAsia="Times New Roman"/>
                <w:szCs w:val="18"/>
              </w:rPr>
              <w:t>—OTHER SERVICES</w:t>
            </w:r>
          </w:p>
        </w:tc>
        <w:tc>
          <w:tcPr>
            <w:tcW w:w="1350" w:type="dxa"/>
            <w:tcBorders>
              <w:top w:val="single" w:sz="6" w:space="0" w:color="auto"/>
              <w:left w:val="nil"/>
              <w:bottom w:val="nil"/>
              <w:right w:val="single" w:sz="6" w:space="0" w:color="auto"/>
            </w:tcBorders>
            <w:shd w:val="clear" w:color="auto" w:fill="FFFFFF"/>
            <w:vAlign w:val="bottom"/>
          </w:tcPr>
          <w:p w14:paraId="66A21C46" w14:textId="77777777" w:rsidR="004F2EE9" w:rsidRPr="009F59B1" w:rsidRDefault="004F2EE9" w:rsidP="00CC0736">
            <w:pPr>
              <w:shd w:val="clear" w:color="auto" w:fill="FFFFFF"/>
              <w:tabs>
                <w:tab w:val="left" w:leader="dot" w:pos="5040"/>
              </w:tabs>
              <w:ind w:right="144"/>
              <w:jc w:val="right"/>
            </w:pPr>
          </w:p>
        </w:tc>
        <w:tc>
          <w:tcPr>
            <w:tcW w:w="1231" w:type="dxa"/>
            <w:tcBorders>
              <w:top w:val="nil"/>
              <w:left w:val="single" w:sz="6" w:space="0" w:color="auto"/>
              <w:bottom w:val="nil"/>
              <w:right w:val="nil"/>
            </w:tcBorders>
            <w:shd w:val="clear" w:color="auto" w:fill="FFFFFF"/>
            <w:vAlign w:val="bottom"/>
          </w:tcPr>
          <w:p w14:paraId="66A21C47"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nil"/>
              <w:right w:val="nil"/>
            </w:tcBorders>
            <w:shd w:val="clear" w:color="auto" w:fill="FFFFFF"/>
            <w:vAlign w:val="bottom"/>
          </w:tcPr>
          <w:p w14:paraId="66A21C48" w14:textId="77777777" w:rsidR="004F2EE9" w:rsidRPr="009F59B1" w:rsidRDefault="004F2EE9" w:rsidP="00CC0736">
            <w:pPr>
              <w:shd w:val="clear" w:color="auto" w:fill="FFFFFF"/>
              <w:tabs>
                <w:tab w:val="left" w:leader="dot" w:pos="5040"/>
              </w:tabs>
              <w:ind w:right="144"/>
              <w:jc w:val="right"/>
            </w:pPr>
          </w:p>
        </w:tc>
      </w:tr>
      <w:tr w:rsidR="004F2EE9" w:rsidRPr="009F59B1" w14:paraId="66A21C4E" w14:textId="77777777" w:rsidTr="00CC0736">
        <w:trPr>
          <w:trHeight w:val="20"/>
          <w:jc w:val="center"/>
        </w:trPr>
        <w:tc>
          <w:tcPr>
            <w:tcW w:w="5220" w:type="dxa"/>
            <w:tcBorders>
              <w:top w:val="nil"/>
              <w:left w:val="nil"/>
              <w:right w:val="nil"/>
            </w:tcBorders>
            <w:shd w:val="clear" w:color="auto" w:fill="FFFFFF"/>
          </w:tcPr>
          <w:p w14:paraId="66A21C4A" w14:textId="77777777" w:rsidR="004F2EE9" w:rsidRPr="009F59B1" w:rsidRDefault="004F2EE9" w:rsidP="00F54426">
            <w:pPr>
              <w:shd w:val="clear" w:color="auto" w:fill="FFFFFF"/>
              <w:tabs>
                <w:tab w:val="left" w:leader="dot" w:pos="5040"/>
              </w:tabs>
              <w:ind w:left="706" w:hanging="576"/>
              <w:pPrChange w:id="137" w:author="Proof Communications" w:date="2020-04-27T12:42:00Z">
                <w:pPr>
                  <w:shd w:val="clear" w:color="auto" w:fill="FFFFFF"/>
                  <w:tabs>
                    <w:tab w:val="left" w:leader="dot" w:pos="5040"/>
                  </w:tabs>
                  <w:ind w:left="706" w:hanging="576"/>
                  <w:jc w:val="both"/>
                </w:pPr>
              </w:pPrChange>
            </w:pPr>
            <w:r w:rsidRPr="008A3AD8">
              <w:rPr>
                <w:szCs w:val="18"/>
              </w:rPr>
              <w:t>02. Schools Commission</w:t>
            </w:r>
            <w:r w:rsidRPr="008A3AD8">
              <w:rPr>
                <w:rFonts w:eastAsia="Times New Roman"/>
                <w:szCs w:val="18"/>
              </w:rPr>
              <w:t>—Ethnic education—Australian Capital Territory</w:t>
            </w:r>
            <w:r w:rsidR="00CC0736">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C4B" w14:textId="77777777" w:rsidR="004F2EE9" w:rsidRPr="009F59B1" w:rsidRDefault="004F2EE9" w:rsidP="00CC0736">
            <w:pPr>
              <w:shd w:val="clear" w:color="auto" w:fill="FFFFFF"/>
              <w:tabs>
                <w:tab w:val="left" w:leader="dot" w:pos="5040"/>
              </w:tabs>
              <w:ind w:right="144"/>
              <w:jc w:val="right"/>
            </w:pPr>
            <w:r w:rsidRPr="008A3AD8">
              <w:rPr>
                <w:b/>
                <w:bCs/>
                <w:szCs w:val="18"/>
              </w:rPr>
              <w:t>33,000</w:t>
            </w:r>
          </w:p>
        </w:tc>
        <w:tc>
          <w:tcPr>
            <w:tcW w:w="1231" w:type="dxa"/>
            <w:tcBorders>
              <w:top w:val="nil"/>
              <w:left w:val="single" w:sz="6" w:space="0" w:color="auto"/>
              <w:bottom w:val="nil"/>
              <w:right w:val="nil"/>
            </w:tcBorders>
            <w:shd w:val="clear" w:color="auto" w:fill="FFFFFF"/>
            <w:vAlign w:val="bottom"/>
          </w:tcPr>
          <w:p w14:paraId="66A21C4C" w14:textId="77777777" w:rsidR="004F2EE9" w:rsidRPr="009F59B1" w:rsidRDefault="004F2EE9" w:rsidP="00CC0736">
            <w:pPr>
              <w:shd w:val="clear" w:color="auto" w:fill="FFFFFF"/>
              <w:tabs>
                <w:tab w:val="left" w:leader="dot" w:pos="5040"/>
              </w:tabs>
              <w:ind w:right="144"/>
              <w:jc w:val="right"/>
            </w:pPr>
            <w:r w:rsidRPr="009F59B1">
              <w:t>..</w:t>
            </w:r>
          </w:p>
        </w:tc>
        <w:tc>
          <w:tcPr>
            <w:tcW w:w="1228" w:type="dxa"/>
            <w:tcBorders>
              <w:top w:val="nil"/>
              <w:left w:val="nil"/>
              <w:bottom w:val="nil"/>
              <w:right w:val="nil"/>
            </w:tcBorders>
            <w:shd w:val="clear" w:color="auto" w:fill="FFFFFF"/>
            <w:vAlign w:val="bottom"/>
          </w:tcPr>
          <w:p w14:paraId="66A21C4D" w14:textId="77777777" w:rsidR="004F2EE9" w:rsidRPr="009F59B1" w:rsidRDefault="004F2EE9" w:rsidP="00CC0736">
            <w:pPr>
              <w:shd w:val="clear" w:color="auto" w:fill="FFFFFF"/>
              <w:tabs>
                <w:tab w:val="left" w:leader="dot" w:pos="5040"/>
              </w:tabs>
              <w:ind w:right="144"/>
              <w:jc w:val="right"/>
            </w:pPr>
            <w:r w:rsidRPr="009F59B1">
              <w:t>..</w:t>
            </w:r>
          </w:p>
        </w:tc>
      </w:tr>
      <w:tr w:rsidR="004F2EE9" w:rsidRPr="009F59B1" w14:paraId="66A21C53" w14:textId="77777777" w:rsidTr="00CC0736">
        <w:trPr>
          <w:trHeight w:val="20"/>
          <w:jc w:val="center"/>
        </w:trPr>
        <w:tc>
          <w:tcPr>
            <w:tcW w:w="5220" w:type="dxa"/>
            <w:tcBorders>
              <w:left w:val="nil"/>
              <w:bottom w:val="single" w:sz="4" w:space="0" w:color="auto"/>
              <w:right w:val="nil"/>
            </w:tcBorders>
            <w:shd w:val="clear" w:color="auto" w:fill="FFFFFF"/>
          </w:tcPr>
          <w:p w14:paraId="66A21C4F" w14:textId="77777777" w:rsidR="004F2EE9" w:rsidRPr="009F59B1" w:rsidRDefault="004F2EE9" w:rsidP="00CC0736">
            <w:pPr>
              <w:shd w:val="clear" w:color="auto" w:fill="FFFFFF"/>
              <w:tabs>
                <w:tab w:val="left" w:leader="dot" w:pos="5040"/>
              </w:tabs>
              <w:spacing w:before="60" w:after="60"/>
              <w:jc w:val="both"/>
            </w:pPr>
            <w:r w:rsidRPr="008A3AD8">
              <w:rPr>
                <w:b/>
                <w:bCs/>
                <w:szCs w:val="18"/>
              </w:rPr>
              <w:t>Total: Department of Education</w:t>
            </w:r>
            <w:r w:rsidR="00CC0736">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C50" w14:textId="77777777" w:rsidR="004F2EE9" w:rsidRPr="009F59B1" w:rsidRDefault="004F2EE9" w:rsidP="00CC0736">
            <w:pPr>
              <w:shd w:val="clear" w:color="auto" w:fill="FFFFFF"/>
              <w:tabs>
                <w:tab w:val="left" w:leader="dot" w:pos="5040"/>
              </w:tabs>
              <w:spacing w:before="60" w:after="60"/>
              <w:ind w:right="144"/>
              <w:jc w:val="right"/>
            </w:pPr>
            <w:r w:rsidRPr="008A3AD8">
              <w:rPr>
                <w:b/>
                <w:bCs/>
                <w:szCs w:val="18"/>
              </w:rPr>
              <w:t>1,013,000</w:t>
            </w:r>
          </w:p>
        </w:tc>
        <w:tc>
          <w:tcPr>
            <w:tcW w:w="1231" w:type="dxa"/>
            <w:tcBorders>
              <w:top w:val="nil"/>
              <w:left w:val="single" w:sz="6" w:space="0" w:color="auto"/>
              <w:bottom w:val="single" w:sz="6" w:space="0" w:color="auto"/>
              <w:right w:val="nil"/>
            </w:tcBorders>
            <w:shd w:val="clear" w:color="auto" w:fill="FFFFFF"/>
            <w:vAlign w:val="bottom"/>
          </w:tcPr>
          <w:p w14:paraId="66A21C51"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single" w:sz="6" w:space="0" w:color="auto"/>
              <w:right w:val="nil"/>
            </w:tcBorders>
            <w:shd w:val="clear" w:color="auto" w:fill="FFFFFF"/>
            <w:vAlign w:val="bottom"/>
          </w:tcPr>
          <w:p w14:paraId="66A21C52" w14:textId="77777777" w:rsidR="004F2EE9" w:rsidRPr="009F59B1" w:rsidRDefault="004F2EE9" w:rsidP="00CC0736">
            <w:pPr>
              <w:shd w:val="clear" w:color="auto" w:fill="FFFFFF"/>
              <w:tabs>
                <w:tab w:val="left" w:leader="dot" w:pos="5040"/>
              </w:tabs>
              <w:ind w:right="144"/>
              <w:jc w:val="right"/>
            </w:pPr>
          </w:p>
        </w:tc>
      </w:tr>
      <w:tr w:rsidR="004F2EE9" w:rsidRPr="009F59B1" w14:paraId="66A21C58" w14:textId="77777777" w:rsidTr="00CC0736">
        <w:trPr>
          <w:trHeight w:val="20"/>
          <w:jc w:val="center"/>
        </w:trPr>
        <w:tc>
          <w:tcPr>
            <w:tcW w:w="5220" w:type="dxa"/>
            <w:tcBorders>
              <w:top w:val="single" w:sz="4" w:space="0" w:color="auto"/>
              <w:left w:val="nil"/>
              <w:bottom w:val="nil"/>
              <w:right w:val="nil"/>
            </w:tcBorders>
            <w:shd w:val="clear" w:color="auto" w:fill="FFFFFF"/>
          </w:tcPr>
          <w:p w14:paraId="66A21C54" w14:textId="77777777" w:rsidR="004F2EE9" w:rsidRPr="009F59B1" w:rsidRDefault="004F2EE9" w:rsidP="00F54426">
            <w:pPr>
              <w:shd w:val="clear" w:color="auto" w:fill="FFFFFF"/>
              <w:tabs>
                <w:tab w:val="left" w:leader="dot" w:pos="5040"/>
              </w:tabs>
              <w:spacing w:before="480"/>
              <w:pPrChange w:id="138" w:author="Proof Communications" w:date="2020-04-27T12:42:00Z">
                <w:pPr>
                  <w:shd w:val="clear" w:color="auto" w:fill="FFFFFF"/>
                  <w:tabs>
                    <w:tab w:val="left" w:leader="dot" w:pos="5040"/>
                  </w:tabs>
                  <w:spacing w:before="480"/>
                  <w:jc w:val="both"/>
                </w:pPr>
              </w:pPrChange>
            </w:pPr>
            <w:r w:rsidRPr="008A3AD8">
              <w:rPr>
                <w:b/>
                <w:bCs/>
                <w:szCs w:val="18"/>
              </w:rPr>
              <w:t>DEPARTMENT OF EMPLOYMENT AND YOUTH AFFAIRS</w:t>
            </w:r>
          </w:p>
        </w:tc>
        <w:tc>
          <w:tcPr>
            <w:tcW w:w="1350" w:type="dxa"/>
            <w:tcBorders>
              <w:top w:val="single" w:sz="6" w:space="0" w:color="auto"/>
              <w:left w:val="nil"/>
              <w:bottom w:val="nil"/>
              <w:right w:val="single" w:sz="6" w:space="0" w:color="auto"/>
            </w:tcBorders>
            <w:shd w:val="clear" w:color="auto" w:fill="FFFFFF"/>
            <w:vAlign w:val="bottom"/>
          </w:tcPr>
          <w:p w14:paraId="66A21C55" w14:textId="77777777" w:rsidR="004F2EE9" w:rsidRPr="009F59B1" w:rsidRDefault="004F2EE9" w:rsidP="00CC0736">
            <w:pPr>
              <w:shd w:val="clear" w:color="auto" w:fill="FFFFFF"/>
              <w:tabs>
                <w:tab w:val="left" w:leader="dot" w:pos="5040"/>
              </w:tabs>
              <w:ind w:right="144"/>
              <w:jc w:val="right"/>
            </w:pPr>
          </w:p>
        </w:tc>
        <w:tc>
          <w:tcPr>
            <w:tcW w:w="1231" w:type="dxa"/>
            <w:tcBorders>
              <w:top w:val="single" w:sz="6" w:space="0" w:color="auto"/>
              <w:left w:val="single" w:sz="6" w:space="0" w:color="auto"/>
              <w:bottom w:val="nil"/>
              <w:right w:val="nil"/>
            </w:tcBorders>
            <w:shd w:val="clear" w:color="auto" w:fill="FFFFFF"/>
            <w:vAlign w:val="bottom"/>
          </w:tcPr>
          <w:p w14:paraId="66A21C56" w14:textId="77777777" w:rsidR="004F2EE9" w:rsidRPr="009F59B1" w:rsidRDefault="004F2EE9" w:rsidP="00CC0736">
            <w:pPr>
              <w:shd w:val="clear" w:color="auto" w:fill="FFFFFF"/>
              <w:tabs>
                <w:tab w:val="left" w:leader="dot" w:pos="5040"/>
              </w:tabs>
              <w:ind w:right="144"/>
              <w:jc w:val="right"/>
            </w:pPr>
          </w:p>
        </w:tc>
        <w:tc>
          <w:tcPr>
            <w:tcW w:w="1228" w:type="dxa"/>
            <w:tcBorders>
              <w:top w:val="single" w:sz="6" w:space="0" w:color="auto"/>
              <w:left w:val="nil"/>
              <w:bottom w:val="nil"/>
              <w:right w:val="nil"/>
            </w:tcBorders>
            <w:shd w:val="clear" w:color="auto" w:fill="FFFFFF"/>
            <w:vAlign w:val="bottom"/>
          </w:tcPr>
          <w:p w14:paraId="66A21C57" w14:textId="77777777" w:rsidR="004F2EE9" w:rsidRPr="009F59B1" w:rsidRDefault="004F2EE9" w:rsidP="00CC0736">
            <w:pPr>
              <w:shd w:val="clear" w:color="auto" w:fill="FFFFFF"/>
              <w:tabs>
                <w:tab w:val="left" w:leader="dot" w:pos="5040"/>
              </w:tabs>
              <w:ind w:right="144"/>
              <w:jc w:val="right"/>
            </w:pPr>
          </w:p>
        </w:tc>
      </w:tr>
      <w:tr w:rsidR="004F2EE9" w:rsidRPr="009F59B1" w14:paraId="66A21C5D" w14:textId="77777777" w:rsidTr="00CC0736">
        <w:trPr>
          <w:trHeight w:val="20"/>
          <w:jc w:val="center"/>
        </w:trPr>
        <w:tc>
          <w:tcPr>
            <w:tcW w:w="5220" w:type="dxa"/>
            <w:tcBorders>
              <w:top w:val="nil"/>
              <w:left w:val="nil"/>
              <w:bottom w:val="nil"/>
              <w:right w:val="nil"/>
            </w:tcBorders>
            <w:shd w:val="clear" w:color="auto" w:fill="FFFFFF"/>
          </w:tcPr>
          <w:p w14:paraId="66A21C59" w14:textId="77777777" w:rsidR="004F2EE9" w:rsidRPr="009F59B1" w:rsidRDefault="004F2EE9" w:rsidP="007308D5">
            <w:pPr>
              <w:shd w:val="clear" w:color="auto" w:fill="FFFFFF"/>
              <w:tabs>
                <w:tab w:val="left" w:leader="dot" w:pos="5040"/>
              </w:tabs>
              <w:spacing w:before="120"/>
              <w:jc w:val="both"/>
            </w:pPr>
            <w:r w:rsidRPr="008A3AD8">
              <w:rPr>
                <w:smallCaps/>
                <w:szCs w:val="18"/>
              </w:rPr>
              <w:t xml:space="preserve">Division </w:t>
            </w:r>
            <w:r w:rsidRPr="008A3AD8">
              <w:rPr>
                <w:szCs w:val="18"/>
              </w:rPr>
              <w:t>847.</w:t>
            </w:r>
            <w:r w:rsidRPr="008A3AD8">
              <w:rPr>
                <w:rFonts w:eastAsia="Times New Roman"/>
                <w:szCs w:val="18"/>
              </w:rPr>
              <w:t>—CAPITAL WORKS AND SERVICES</w:t>
            </w:r>
          </w:p>
        </w:tc>
        <w:tc>
          <w:tcPr>
            <w:tcW w:w="1350" w:type="dxa"/>
            <w:tcBorders>
              <w:top w:val="nil"/>
              <w:left w:val="nil"/>
              <w:bottom w:val="nil"/>
              <w:right w:val="single" w:sz="6" w:space="0" w:color="auto"/>
            </w:tcBorders>
            <w:shd w:val="clear" w:color="auto" w:fill="FFFFFF"/>
            <w:vAlign w:val="bottom"/>
          </w:tcPr>
          <w:p w14:paraId="66A21C5A" w14:textId="77777777" w:rsidR="004F2EE9" w:rsidRPr="009F59B1" w:rsidRDefault="004F2EE9" w:rsidP="00CC0736">
            <w:pPr>
              <w:shd w:val="clear" w:color="auto" w:fill="FFFFFF"/>
              <w:tabs>
                <w:tab w:val="left" w:leader="dot" w:pos="5040"/>
              </w:tabs>
              <w:ind w:right="144"/>
              <w:jc w:val="right"/>
            </w:pPr>
          </w:p>
        </w:tc>
        <w:tc>
          <w:tcPr>
            <w:tcW w:w="1231" w:type="dxa"/>
            <w:tcBorders>
              <w:top w:val="nil"/>
              <w:left w:val="single" w:sz="6" w:space="0" w:color="auto"/>
              <w:bottom w:val="nil"/>
              <w:right w:val="nil"/>
            </w:tcBorders>
            <w:shd w:val="clear" w:color="auto" w:fill="FFFFFF"/>
            <w:vAlign w:val="bottom"/>
          </w:tcPr>
          <w:p w14:paraId="66A21C5B"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nil"/>
              <w:right w:val="nil"/>
            </w:tcBorders>
            <w:shd w:val="clear" w:color="auto" w:fill="FFFFFF"/>
            <w:vAlign w:val="bottom"/>
          </w:tcPr>
          <w:p w14:paraId="66A21C5C" w14:textId="77777777" w:rsidR="004F2EE9" w:rsidRPr="009F59B1" w:rsidRDefault="004F2EE9" w:rsidP="00CC0736">
            <w:pPr>
              <w:shd w:val="clear" w:color="auto" w:fill="FFFFFF"/>
              <w:tabs>
                <w:tab w:val="left" w:leader="dot" w:pos="5040"/>
              </w:tabs>
              <w:ind w:right="144"/>
              <w:jc w:val="right"/>
            </w:pPr>
          </w:p>
        </w:tc>
      </w:tr>
      <w:tr w:rsidR="004F2EE9" w:rsidRPr="009F59B1" w14:paraId="66A21C62" w14:textId="77777777" w:rsidTr="00CC0736">
        <w:trPr>
          <w:trHeight w:val="20"/>
          <w:jc w:val="center"/>
        </w:trPr>
        <w:tc>
          <w:tcPr>
            <w:tcW w:w="5220" w:type="dxa"/>
            <w:tcBorders>
              <w:top w:val="nil"/>
              <w:left w:val="nil"/>
              <w:bottom w:val="nil"/>
              <w:right w:val="nil"/>
            </w:tcBorders>
            <w:shd w:val="clear" w:color="auto" w:fill="FFFFFF"/>
          </w:tcPr>
          <w:p w14:paraId="66A21C5E" w14:textId="77777777" w:rsidR="004F2EE9" w:rsidRPr="009F59B1" w:rsidRDefault="004F2EE9" w:rsidP="00D3084C">
            <w:pPr>
              <w:shd w:val="clear" w:color="auto" w:fill="FFFFFF"/>
              <w:tabs>
                <w:tab w:val="left" w:leader="dot" w:pos="5040"/>
              </w:tabs>
              <w:jc w:val="both"/>
            </w:pPr>
            <w:r w:rsidRPr="008A3AD8">
              <w:rPr>
                <w:b/>
                <w:bCs/>
                <w:szCs w:val="18"/>
              </w:rPr>
              <w:t>1.</w:t>
            </w:r>
            <w:r w:rsidRPr="008A3AD8">
              <w:rPr>
                <w:rFonts w:eastAsia="Times New Roman"/>
                <w:b/>
                <w:bCs/>
                <w:szCs w:val="18"/>
              </w:rPr>
              <w:t>—Plant and Equipment—</w:t>
            </w:r>
          </w:p>
        </w:tc>
        <w:tc>
          <w:tcPr>
            <w:tcW w:w="1350" w:type="dxa"/>
            <w:tcBorders>
              <w:top w:val="nil"/>
              <w:left w:val="nil"/>
              <w:bottom w:val="nil"/>
              <w:right w:val="single" w:sz="6" w:space="0" w:color="auto"/>
            </w:tcBorders>
            <w:shd w:val="clear" w:color="auto" w:fill="FFFFFF"/>
            <w:vAlign w:val="bottom"/>
          </w:tcPr>
          <w:p w14:paraId="66A21C5F" w14:textId="77777777" w:rsidR="004F2EE9" w:rsidRPr="009F59B1" w:rsidRDefault="004F2EE9" w:rsidP="00CC0736">
            <w:pPr>
              <w:shd w:val="clear" w:color="auto" w:fill="FFFFFF"/>
              <w:tabs>
                <w:tab w:val="left" w:leader="dot" w:pos="5040"/>
              </w:tabs>
              <w:ind w:right="144"/>
              <w:jc w:val="right"/>
            </w:pPr>
          </w:p>
        </w:tc>
        <w:tc>
          <w:tcPr>
            <w:tcW w:w="1231" w:type="dxa"/>
            <w:tcBorders>
              <w:top w:val="nil"/>
              <w:left w:val="single" w:sz="6" w:space="0" w:color="auto"/>
              <w:bottom w:val="nil"/>
              <w:right w:val="nil"/>
            </w:tcBorders>
            <w:shd w:val="clear" w:color="auto" w:fill="FFFFFF"/>
            <w:vAlign w:val="bottom"/>
          </w:tcPr>
          <w:p w14:paraId="66A21C60"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nil"/>
              <w:right w:val="nil"/>
            </w:tcBorders>
            <w:shd w:val="clear" w:color="auto" w:fill="FFFFFF"/>
            <w:vAlign w:val="bottom"/>
          </w:tcPr>
          <w:p w14:paraId="66A21C61" w14:textId="77777777" w:rsidR="004F2EE9" w:rsidRPr="009F59B1" w:rsidRDefault="004F2EE9" w:rsidP="00CC0736">
            <w:pPr>
              <w:shd w:val="clear" w:color="auto" w:fill="FFFFFF"/>
              <w:tabs>
                <w:tab w:val="left" w:leader="dot" w:pos="5040"/>
              </w:tabs>
              <w:ind w:right="144"/>
              <w:jc w:val="right"/>
            </w:pPr>
          </w:p>
        </w:tc>
      </w:tr>
      <w:tr w:rsidR="004F2EE9" w:rsidRPr="009F59B1" w14:paraId="66A21C67" w14:textId="77777777" w:rsidTr="00CC0736">
        <w:trPr>
          <w:trHeight w:val="20"/>
          <w:jc w:val="center"/>
        </w:trPr>
        <w:tc>
          <w:tcPr>
            <w:tcW w:w="5220" w:type="dxa"/>
            <w:tcBorders>
              <w:top w:val="nil"/>
              <w:left w:val="nil"/>
              <w:right w:val="nil"/>
            </w:tcBorders>
            <w:shd w:val="clear" w:color="auto" w:fill="FFFFFF"/>
          </w:tcPr>
          <w:p w14:paraId="66A21C63" w14:textId="3C5FB268" w:rsidR="004F2EE9" w:rsidRPr="009F59B1" w:rsidRDefault="004F2EE9" w:rsidP="0091688F">
            <w:pPr>
              <w:shd w:val="clear" w:color="auto" w:fill="FFFFFF"/>
              <w:tabs>
                <w:tab w:val="left" w:leader="dot" w:pos="5040"/>
              </w:tabs>
              <w:ind w:left="691" w:hanging="576"/>
            </w:pPr>
            <w:r w:rsidRPr="008A3AD8">
              <w:rPr>
                <w:szCs w:val="18"/>
              </w:rPr>
              <w:t>02. Commonwealth</w:t>
            </w:r>
            <w:r w:rsidR="00C92EA3" w:rsidRPr="008A3AD8">
              <w:rPr>
                <w:szCs w:val="18"/>
              </w:rPr>
              <w:t xml:space="preserve"> </w:t>
            </w:r>
            <w:r w:rsidRPr="008A3AD8">
              <w:rPr>
                <w:szCs w:val="18"/>
              </w:rPr>
              <w:t>Employment</w:t>
            </w:r>
            <w:r w:rsidR="00C92EA3" w:rsidRPr="008A3AD8">
              <w:rPr>
                <w:szCs w:val="18"/>
              </w:rPr>
              <w:t xml:space="preserve"> </w:t>
            </w:r>
            <w:r w:rsidRPr="008A3AD8">
              <w:rPr>
                <w:szCs w:val="18"/>
              </w:rPr>
              <w:t>Service</w:t>
            </w:r>
            <w:r w:rsidRPr="008A3AD8">
              <w:rPr>
                <w:rFonts w:eastAsia="Times New Roman"/>
                <w:szCs w:val="18"/>
              </w:rPr>
              <w:t>—Computer equipment</w:t>
            </w:r>
            <w:ins w:id="139" w:author="Proof Communications" w:date="2020-04-27T12:42:00Z">
              <w:r w:rsidR="00F54426">
                <w:rPr>
                  <w:rFonts w:eastAsia="Times New Roman"/>
                  <w:szCs w:val="18"/>
                </w:rPr>
                <w:tab/>
              </w:r>
            </w:ins>
          </w:p>
        </w:tc>
        <w:tc>
          <w:tcPr>
            <w:tcW w:w="1350" w:type="dxa"/>
            <w:tcBorders>
              <w:top w:val="nil"/>
              <w:left w:val="nil"/>
              <w:bottom w:val="single" w:sz="6" w:space="0" w:color="auto"/>
              <w:right w:val="single" w:sz="6" w:space="0" w:color="auto"/>
            </w:tcBorders>
            <w:shd w:val="clear" w:color="auto" w:fill="FFFFFF"/>
            <w:vAlign w:val="bottom"/>
          </w:tcPr>
          <w:p w14:paraId="66A21C64" w14:textId="77777777" w:rsidR="004F2EE9" w:rsidRPr="009F59B1" w:rsidRDefault="004F2EE9" w:rsidP="00CC0736">
            <w:pPr>
              <w:shd w:val="clear" w:color="auto" w:fill="FFFFFF"/>
              <w:tabs>
                <w:tab w:val="left" w:leader="dot" w:pos="5040"/>
              </w:tabs>
              <w:ind w:right="144"/>
              <w:jc w:val="right"/>
            </w:pPr>
            <w:r w:rsidRPr="008A3AD8">
              <w:rPr>
                <w:b/>
                <w:bCs/>
                <w:szCs w:val="18"/>
              </w:rPr>
              <w:t>393,200</w:t>
            </w:r>
          </w:p>
        </w:tc>
        <w:tc>
          <w:tcPr>
            <w:tcW w:w="1231" w:type="dxa"/>
            <w:tcBorders>
              <w:top w:val="nil"/>
              <w:left w:val="single" w:sz="6" w:space="0" w:color="auto"/>
              <w:bottom w:val="nil"/>
              <w:right w:val="nil"/>
            </w:tcBorders>
            <w:shd w:val="clear" w:color="auto" w:fill="FFFFFF"/>
            <w:vAlign w:val="bottom"/>
          </w:tcPr>
          <w:p w14:paraId="66A21C65" w14:textId="77777777" w:rsidR="004F2EE9" w:rsidRPr="009F59B1" w:rsidRDefault="004F2EE9" w:rsidP="00CC0736">
            <w:pPr>
              <w:shd w:val="clear" w:color="auto" w:fill="FFFFFF"/>
              <w:tabs>
                <w:tab w:val="left" w:leader="dot" w:pos="5040"/>
              </w:tabs>
              <w:ind w:right="144"/>
              <w:jc w:val="right"/>
            </w:pPr>
            <w:r w:rsidRPr="008A3AD8">
              <w:rPr>
                <w:szCs w:val="18"/>
              </w:rPr>
              <w:t>66,000</w:t>
            </w:r>
          </w:p>
        </w:tc>
        <w:tc>
          <w:tcPr>
            <w:tcW w:w="1228" w:type="dxa"/>
            <w:tcBorders>
              <w:top w:val="nil"/>
              <w:left w:val="nil"/>
              <w:bottom w:val="nil"/>
              <w:right w:val="nil"/>
            </w:tcBorders>
            <w:shd w:val="clear" w:color="auto" w:fill="FFFFFF"/>
            <w:vAlign w:val="bottom"/>
          </w:tcPr>
          <w:p w14:paraId="66A21C66" w14:textId="77777777" w:rsidR="004F2EE9" w:rsidRPr="009F59B1" w:rsidRDefault="004F2EE9" w:rsidP="00CC0736">
            <w:pPr>
              <w:shd w:val="clear" w:color="auto" w:fill="FFFFFF"/>
              <w:tabs>
                <w:tab w:val="left" w:leader="dot" w:pos="5040"/>
              </w:tabs>
              <w:ind w:right="144"/>
              <w:jc w:val="right"/>
            </w:pPr>
            <w:r w:rsidRPr="008A3AD8">
              <w:rPr>
                <w:szCs w:val="18"/>
              </w:rPr>
              <w:t>609,420</w:t>
            </w:r>
          </w:p>
        </w:tc>
      </w:tr>
      <w:tr w:rsidR="004F2EE9" w:rsidRPr="009F59B1" w14:paraId="66A21C6C" w14:textId="77777777" w:rsidTr="00CC0736">
        <w:trPr>
          <w:trHeight w:val="20"/>
          <w:jc w:val="center"/>
        </w:trPr>
        <w:tc>
          <w:tcPr>
            <w:tcW w:w="5220" w:type="dxa"/>
            <w:tcBorders>
              <w:left w:val="nil"/>
              <w:bottom w:val="nil"/>
              <w:right w:val="nil"/>
            </w:tcBorders>
            <w:shd w:val="clear" w:color="auto" w:fill="FFFFFF"/>
          </w:tcPr>
          <w:p w14:paraId="66A21C68" w14:textId="77777777" w:rsidR="004F2EE9" w:rsidRPr="009F59B1" w:rsidRDefault="004F2EE9" w:rsidP="007308D5">
            <w:pPr>
              <w:shd w:val="clear" w:color="auto" w:fill="FFFFFF"/>
              <w:tabs>
                <w:tab w:val="left" w:leader="dot" w:pos="5040"/>
              </w:tabs>
              <w:spacing w:before="120"/>
              <w:jc w:val="both"/>
            </w:pPr>
            <w:r w:rsidRPr="008A3AD8">
              <w:rPr>
                <w:smallCaps/>
                <w:szCs w:val="18"/>
              </w:rPr>
              <w:t xml:space="preserve">Division </w:t>
            </w:r>
            <w:r w:rsidRPr="008A3AD8">
              <w:rPr>
                <w:szCs w:val="18"/>
              </w:rPr>
              <w:t>849.</w:t>
            </w:r>
            <w:r w:rsidRPr="008A3AD8">
              <w:rPr>
                <w:rFonts w:eastAsia="Times New Roman"/>
                <w:szCs w:val="18"/>
              </w:rPr>
              <w:t>—OTHER SERVICES</w:t>
            </w:r>
          </w:p>
        </w:tc>
        <w:tc>
          <w:tcPr>
            <w:tcW w:w="1350" w:type="dxa"/>
            <w:tcBorders>
              <w:top w:val="single" w:sz="6" w:space="0" w:color="auto"/>
              <w:left w:val="nil"/>
              <w:bottom w:val="nil"/>
              <w:right w:val="single" w:sz="6" w:space="0" w:color="auto"/>
            </w:tcBorders>
            <w:shd w:val="clear" w:color="auto" w:fill="FFFFFF"/>
            <w:vAlign w:val="bottom"/>
          </w:tcPr>
          <w:p w14:paraId="66A21C69" w14:textId="77777777" w:rsidR="004F2EE9" w:rsidRPr="009F59B1" w:rsidRDefault="004F2EE9" w:rsidP="00CC0736">
            <w:pPr>
              <w:shd w:val="clear" w:color="auto" w:fill="FFFFFF"/>
              <w:tabs>
                <w:tab w:val="left" w:leader="dot" w:pos="5040"/>
              </w:tabs>
              <w:ind w:right="144"/>
              <w:jc w:val="right"/>
            </w:pPr>
          </w:p>
        </w:tc>
        <w:tc>
          <w:tcPr>
            <w:tcW w:w="1231" w:type="dxa"/>
            <w:tcBorders>
              <w:top w:val="nil"/>
              <w:left w:val="single" w:sz="6" w:space="0" w:color="auto"/>
              <w:bottom w:val="nil"/>
              <w:right w:val="nil"/>
            </w:tcBorders>
            <w:shd w:val="clear" w:color="auto" w:fill="FFFFFF"/>
            <w:vAlign w:val="bottom"/>
          </w:tcPr>
          <w:p w14:paraId="66A21C6A"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nil"/>
              <w:right w:val="nil"/>
            </w:tcBorders>
            <w:shd w:val="clear" w:color="auto" w:fill="FFFFFF"/>
            <w:vAlign w:val="bottom"/>
          </w:tcPr>
          <w:p w14:paraId="66A21C6B" w14:textId="77777777" w:rsidR="004F2EE9" w:rsidRPr="009F59B1" w:rsidRDefault="004F2EE9" w:rsidP="00CC0736">
            <w:pPr>
              <w:shd w:val="clear" w:color="auto" w:fill="FFFFFF"/>
              <w:tabs>
                <w:tab w:val="left" w:leader="dot" w:pos="5040"/>
              </w:tabs>
              <w:ind w:right="144"/>
              <w:jc w:val="right"/>
            </w:pPr>
          </w:p>
        </w:tc>
      </w:tr>
      <w:tr w:rsidR="004F2EE9" w:rsidRPr="009F59B1" w14:paraId="66A21C71" w14:textId="77777777" w:rsidTr="007308D5">
        <w:trPr>
          <w:trHeight w:val="20"/>
          <w:jc w:val="center"/>
        </w:trPr>
        <w:tc>
          <w:tcPr>
            <w:tcW w:w="5220" w:type="dxa"/>
            <w:tcBorders>
              <w:top w:val="nil"/>
              <w:left w:val="nil"/>
              <w:right w:val="nil"/>
            </w:tcBorders>
            <w:shd w:val="clear" w:color="auto" w:fill="FFFFFF"/>
          </w:tcPr>
          <w:p w14:paraId="66A21C6D" w14:textId="77777777" w:rsidR="004F2EE9" w:rsidRPr="009F59B1" w:rsidRDefault="004F2EE9" w:rsidP="007308D5">
            <w:pPr>
              <w:shd w:val="clear" w:color="auto" w:fill="FFFFFF"/>
              <w:tabs>
                <w:tab w:val="left" w:leader="dot" w:pos="5040"/>
              </w:tabs>
              <w:ind w:left="691" w:hanging="576"/>
              <w:jc w:val="both"/>
            </w:pPr>
            <w:r w:rsidRPr="008A3AD8">
              <w:rPr>
                <w:szCs w:val="18"/>
              </w:rPr>
              <w:t>04. Bureau</w:t>
            </w:r>
            <w:r w:rsidR="00C92EA3" w:rsidRPr="008A3AD8">
              <w:rPr>
                <w:szCs w:val="18"/>
              </w:rPr>
              <w:t xml:space="preserve"> </w:t>
            </w:r>
            <w:r w:rsidRPr="008A3AD8">
              <w:rPr>
                <w:szCs w:val="18"/>
              </w:rPr>
              <w:t>of</w:t>
            </w:r>
            <w:r w:rsidR="00C92EA3" w:rsidRPr="008A3AD8">
              <w:rPr>
                <w:szCs w:val="18"/>
              </w:rPr>
              <w:t xml:space="preserve"> </w:t>
            </w:r>
            <w:proofErr w:type="spellStart"/>
            <w:r w:rsidRPr="008A3AD8">
              <w:rPr>
                <w:szCs w:val="18"/>
              </w:rPr>
              <w:t>Labour</w:t>
            </w:r>
            <w:proofErr w:type="spellEnd"/>
            <w:r w:rsidR="00C92EA3" w:rsidRPr="008A3AD8">
              <w:rPr>
                <w:szCs w:val="18"/>
              </w:rPr>
              <w:t xml:space="preserve"> </w:t>
            </w:r>
            <w:r w:rsidRPr="008A3AD8">
              <w:rPr>
                <w:szCs w:val="18"/>
              </w:rPr>
              <w:t>Market</w:t>
            </w:r>
            <w:r w:rsidR="00C92EA3" w:rsidRPr="008A3AD8">
              <w:rPr>
                <w:szCs w:val="18"/>
              </w:rPr>
              <w:t xml:space="preserve"> </w:t>
            </w:r>
            <w:r w:rsidRPr="008A3AD8">
              <w:rPr>
                <w:szCs w:val="18"/>
              </w:rPr>
              <w:t>Research</w:t>
            </w:r>
            <w:r w:rsidRPr="008A3AD8">
              <w:rPr>
                <w:rFonts w:eastAsia="Times New Roman"/>
                <w:szCs w:val="18"/>
              </w:rPr>
              <w:t>—Research Grants and professional and technical assistance</w:t>
            </w:r>
            <w:r w:rsidR="007308D5">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C6E" w14:textId="77777777" w:rsidR="004F2EE9" w:rsidRPr="009F59B1" w:rsidRDefault="004F2EE9" w:rsidP="00CC0736">
            <w:pPr>
              <w:shd w:val="clear" w:color="auto" w:fill="FFFFFF"/>
              <w:tabs>
                <w:tab w:val="left" w:leader="dot" w:pos="5040"/>
              </w:tabs>
              <w:ind w:right="144"/>
              <w:jc w:val="right"/>
            </w:pPr>
            <w:r w:rsidRPr="008A3AD8">
              <w:rPr>
                <w:b/>
                <w:bCs/>
                <w:szCs w:val="18"/>
              </w:rPr>
              <w:t>84,800</w:t>
            </w:r>
          </w:p>
        </w:tc>
        <w:tc>
          <w:tcPr>
            <w:tcW w:w="1231" w:type="dxa"/>
            <w:tcBorders>
              <w:top w:val="nil"/>
              <w:left w:val="single" w:sz="6" w:space="0" w:color="auto"/>
              <w:bottom w:val="nil"/>
              <w:right w:val="nil"/>
            </w:tcBorders>
            <w:shd w:val="clear" w:color="auto" w:fill="FFFFFF"/>
            <w:vAlign w:val="bottom"/>
          </w:tcPr>
          <w:p w14:paraId="66A21C6F" w14:textId="77777777" w:rsidR="004F2EE9" w:rsidRPr="009F59B1" w:rsidRDefault="004F2EE9" w:rsidP="00CC0736">
            <w:pPr>
              <w:shd w:val="clear" w:color="auto" w:fill="FFFFFF"/>
              <w:tabs>
                <w:tab w:val="left" w:leader="dot" w:pos="5040"/>
              </w:tabs>
              <w:ind w:right="144"/>
              <w:jc w:val="right"/>
            </w:pPr>
            <w:r w:rsidRPr="009F59B1">
              <w:t>..</w:t>
            </w:r>
          </w:p>
        </w:tc>
        <w:tc>
          <w:tcPr>
            <w:tcW w:w="1228" w:type="dxa"/>
            <w:tcBorders>
              <w:top w:val="nil"/>
              <w:left w:val="nil"/>
              <w:bottom w:val="nil"/>
              <w:right w:val="nil"/>
            </w:tcBorders>
            <w:shd w:val="clear" w:color="auto" w:fill="FFFFFF"/>
            <w:vAlign w:val="bottom"/>
          </w:tcPr>
          <w:p w14:paraId="66A21C70" w14:textId="77777777" w:rsidR="004F2EE9" w:rsidRPr="009F59B1" w:rsidRDefault="004F2EE9" w:rsidP="00CC0736">
            <w:pPr>
              <w:shd w:val="clear" w:color="auto" w:fill="FFFFFF"/>
              <w:tabs>
                <w:tab w:val="left" w:leader="dot" w:pos="5040"/>
              </w:tabs>
              <w:ind w:right="144"/>
              <w:jc w:val="right"/>
            </w:pPr>
            <w:r w:rsidRPr="008A3AD8">
              <w:rPr>
                <w:szCs w:val="18"/>
              </w:rPr>
              <w:t>..</w:t>
            </w:r>
          </w:p>
        </w:tc>
      </w:tr>
      <w:tr w:rsidR="004F2EE9" w:rsidRPr="009F59B1" w14:paraId="66A21C76" w14:textId="77777777" w:rsidTr="007308D5">
        <w:trPr>
          <w:trHeight w:val="20"/>
          <w:jc w:val="center"/>
        </w:trPr>
        <w:tc>
          <w:tcPr>
            <w:tcW w:w="5220" w:type="dxa"/>
            <w:tcBorders>
              <w:left w:val="nil"/>
              <w:bottom w:val="single" w:sz="4" w:space="0" w:color="auto"/>
              <w:right w:val="nil"/>
            </w:tcBorders>
            <w:shd w:val="clear" w:color="auto" w:fill="FFFFFF"/>
          </w:tcPr>
          <w:p w14:paraId="66A21C72" w14:textId="77777777" w:rsidR="004F2EE9" w:rsidRPr="009F59B1" w:rsidRDefault="004F2EE9" w:rsidP="007308D5">
            <w:pPr>
              <w:shd w:val="clear" w:color="auto" w:fill="FFFFFF"/>
              <w:tabs>
                <w:tab w:val="left" w:leader="dot" w:pos="5040"/>
              </w:tabs>
              <w:spacing w:before="60" w:after="60"/>
              <w:jc w:val="both"/>
            </w:pPr>
            <w:r w:rsidRPr="008A3AD8">
              <w:rPr>
                <w:b/>
                <w:bCs/>
                <w:szCs w:val="18"/>
              </w:rPr>
              <w:t>Total: Department of Employment and Youth Affairs</w:t>
            </w:r>
            <w:r w:rsidR="007308D5">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C73" w14:textId="77777777" w:rsidR="004F2EE9" w:rsidRPr="009F59B1" w:rsidRDefault="004F2EE9" w:rsidP="007308D5">
            <w:pPr>
              <w:shd w:val="clear" w:color="auto" w:fill="FFFFFF"/>
              <w:tabs>
                <w:tab w:val="left" w:leader="dot" w:pos="5040"/>
              </w:tabs>
              <w:spacing w:before="60" w:after="60"/>
              <w:ind w:right="144"/>
              <w:jc w:val="right"/>
            </w:pPr>
            <w:r w:rsidRPr="008A3AD8">
              <w:rPr>
                <w:b/>
                <w:bCs/>
                <w:szCs w:val="18"/>
              </w:rPr>
              <w:t>478,000</w:t>
            </w:r>
          </w:p>
        </w:tc>
        <w:tc>
          <w:tcPr>
            <w:tcW w:w="1231" w:type="dxa"/>
            <w:tcBorders>
              <w:top w:val="nil"/>
              <w:left w:val="single" w:sz="6" w:space="0" w:color="auto"/>
              <w:bottom w:val="single" w:sz="6" w:space="0" w:color="auto"/>
              <w:right w:val="nil"/>
            </w:tcBorders>
            <w:shd w:val="clear" w:color="auto" w:fill="FFFFFF"/>
            <w:vAlign w:val="bottom"/>
          </w:tcPr>
          <w:p w14:paraId="66A21C74"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single" w:sz="6" w:space="0" w:color="auto"/>
              <w:right w:val="nil"/>
            </w:tcBorders>
            <w:shd w:val="clear" w:color="auto" w:fill="FFFFFF"/>
            <w:vAlign w:val="bottom"/>
          </w:tcPr>
          <w:p w14:paraId="66A21C75" w14:textId="77777777" w:rsidR="004F2EE9" w:rsidRPr="009F59B1" w:rsidRDefault="004F2EE9" w:rsidP="00CC0736">
            <w:pPr>
              <w:shd w:val="clear" w:color="auto" w:fill="FFFFFF"/>
              <w:tabs>
                <w:tab w:val="left" w:leader="dot" w:pos="5040"/>
              </w:tabs>
              <w:ind w:right="144"/>
              <w:jc w:val="right"/>
            </w:pPr>
          </w:p>
        </w:tc>
      </w:tr>
      <w:tr w:rsidR="004F2EE9" w:rsidRPr="009F59B1" w14:paraId="66A21C7B" w14:textId="77777777" w:rsidTr="007308D5">
        <w:trPr>
          <w:trHeight w:val="20"/>
          <w:jc w:val="center"/>
        </w:trPr>
        <w:tc>
          <w:tcPr>
            <w:tcW w:w="5220" w:type="dxa"/>
            <w:tcBorders>
              <w:top w:val="single" w:sz="4" w:space="0" w:color="auto"/>
              <w:left w:val="nil"/>
              <w:bottom w:val="nil"/>
              <w:right w:val="nil"/>
            </w:tcBorders>
            <w:shd w:val="clear" w:color="auto" w:fill="FFFFFF"/>
          </w:tcPr>
          <w:p w14:paraId="66A21C77" w14:textId="77777777" w:rsidR="004F2EE9" w:rsidRPr="009F59B1" w:rsidRDefault="004F2EE9" w:rsidP="007308D5">
            <w:pPr>
              <w:shd w:val="clear" w:color="auto" w:fill="FFFFFF"/>
              <w:tabs>
                <w:tab w:val="left" w:leader="dot" w:pos="5040"/>
              </w:tabs>
              <w:spacing w:before="240" w:after="120"/>
              <w:jc w:val="both"/>
            </w:pPr>
            <w:r w:rsidRPr="008A3AD8">
              <w:rPr>
                <w:b/>
                <w:bCs/>
                <w:szCs w:val="18"/>
              </w:rPr>
              <w:t>DEPARTMENT OF FINANCE</w:t>
            </w:r>
          </w:p>
        </w:tc>
        <w:tc>
          <w:tcPr>
            <w:tcW w:w="1350" w:type="dxa"/>
            <w:tcBorders>
              <w:top w:val="single" w:sz="6" w:space="0" w:color="auto"/>
              <w:left w:val="nil"/>
              <w:bottom w:val="nil"/>
              <w:right w:val="single" w:sz="6" w:space="0" w:color="auto"/>
            </w:tcBorders>
            <w:shd w:val="clear" w:color="auto" w:fill="FFFFFF"/>
            <w:vAlign w:val="bottom"/>
          </w:tcPr>
          <w:p w14:paraId="66A21C78" w14:textId="77777777" w:rsidR="004F2EE9" w:rsidRPr="009F59B1" w:rsidRDefault="004F2EE9" w:rsidP="00CC0736">
            <w:pPr>
              <w:shd w:val="clear" w:color="auto" w:fill="FFFFFF"/>
              <w:tabs>
                <w:tab w:val="left" w:leader="dot" w:pos="5040"/>
              </w:tabs>
              <w:ind w:right="144"/>
              <w:jc w:val="right"/>
            </w:pPr>
          </w:p>
        </w:tc>
        <w:tc>
          <w:tcPr>
            <w:tcW w:w="1231" w:type="dxa"/>
            <w:tcBorders>
              <w:top w:val="single" w:sz="6" w:space="0" w:color="auto"/>
              <w:left w:val="single" w:sz="6" w:space="0" w:color="auto"/>
              <w:bottom w:val="nil"/>
              <w:right w:val="nil"/>
            </w:tcBorders>
            <w:shd w:val="clear" w:color="auto" w:fill="FFFFFF"/>
            <w:vAlign w:val="bottom"/>
          </w:tcPr>
          <w:p w14:paraId="66A21C79" w14:textId="77777777" w:rsidR="004F2EE9" w:rsidRPr="009F59B1" w:rsidRDefault="004F2EE9" w:rsidP="00CC0736">
            <w:pPr>
              <w:shd w:val="clear" w:color="auto" w:fill="FFFFFF"/>
              <w:tabs>
                <w:tab w:val="left" w:leader="dot" w:pos="5040"/>
              </w:tabs>
              <w:ind w:right="144"/>
              <w:jc w:val="right"/>
            </w:pPr>
          </w:p>
        </w:tc>
        <w:tc>
          <w:tcPr>
            <w:tcW w:w="1228" w:type="dxa"/>
            <w:tcBorders>
              <w:top w:val="single" w:sz="6" w:space="0" w:color="auto"/>
              <w:left w:val="nil"/>
              <w:bottom w:val="nil"/>
              <w:right w:val="nil"/>
            </w:tcBorders>
            <w:shd w:val="clear" w:color="auto" w:fill="FFFFFF"/>
            <w:vAlign w:val="bottom"/>
          </w:tcPr>
          <w:p w14:paraId="66A21C7A" w14:textId="77777777" w:rsidR="004F2EE9" w:rsidRPr="009F59B1" w:rsidRDefault="004F2EE9" w:rsidP="00CC0736">
            <w:pPr>
              <w:shd w:val="clear" w:color="auto" w:fill="FFFFFF"/>
              <w:tabs>
                <w:tab w:val="left" w:leader="dot" w:pos="5040"/>
              </w:tabs>
              <w:ind w:right="144"/>
              <w:jc w:val="right"/>
            </w:pPr>
          </w:p>
        </w:tc>
      </w:tr>
      <w:tr w:rsidR="004F2EE9" w:rsidRPr="009F59B1" w14:paraId="66A21C80" w14:textId="77777777" w:rsidTr="00CC0736">
        <w:trPr>
          <w:trHeight w:val="20"/>
          <w:jc w:val="center"/>
        </w:trPr>
        <w:tc>
          <w:tcPr>
            <w:tcW w:w="5220" w:type="dxa"/>
            <w:tcBorders>
              <w:top w:val="nil"/>
              <w:left w:val="nil"/>
              <w:bottom w:val="nil"/>
              <w:right w:val="nil"/>
            </w:tcBorders>
            <w:shd w:val="clear" w:color="auto" w:fill="FFFFFF"/>
          </w:tcPr>
          <w:p w14:paraId="66A21C7C" w14:textId="77777777" w:rsidR="004F2EE9" w:rsidRPr="009F59B1" w:rsidRDefault="004F2EE9" w:rsidP="00F42282">
            <w:pPr>
              <w:shd w:val="clear" w:color="auto" w:fill="FFFFFF"/>
              <w:tabs>
                <w:tab w:val="left" w:leader="dot" w:pos="5040"/>
              </w:tabs>
              <w:pPrChange w:id="140" w:author="Proof Communications" w:date="2020-04-27T12:51:00Z">
                <w:pPr>
                  <w:shd w:val="clear" w:color="auto" w:fill="FFFFFF"/>
                  <w:tabs>
                    <w:tab w:val="left" w:leader="dot" w:pos="5040"/>
                  </w:tabs>
                  <w:jc w:val="both"/>
                </w:pPr>
              </w:pPrChange>
            </w:pPr>
            <w:r w:rsidRPr="008A3AD8">
              <w:rPr>
                <w:smallCaps/>
                <w:szCs w:val="18"/>
              </w:rPr>
              <w:t xml:space="preserve">Division </w:t>
            </w:r>
            <w:r w:rsidRPr="008A3AD8">
              <w:rPr>
                <w:szCs w:val="18"/>
              </w:rPr>
              <w:t>852.</w:t>
            </w:r>
            <w:r w:rsidRPr="008A3AD8">
              <w:rPr>
                <w:rFonts w:eastAsia="Times New Roman"/>
                <w:szCs w:val="18"/>
              </w:rPr>
              <w:t>—PAYMENTS TO OR FOR THE STATES AND THE NORTHERN TERRITORY</w:t>
            </w:r>
          </w:p>
        </w:tc>
        <w:tc>
          <w:tcPr>
            <w:tcW w:w="1350" w:type="dxa"/>
            <w:tcBorders>
              <w:top w:val="nil"/>
              <w:left w:val="nil"/>
              <w:bottom w:val="nil"/>
              <w:right w:val="single" w:sz="6" w:space="0" w:color="auto"/>
            </w:tcBorders>
            <w:shd w:val="clear" w:color="auto" w:fill="FFFFFF"/>
            <w:vAlign w:val="bottom"/>
          </w:tcPr>
          <w:p w14:paraId="66A21C7D" w14:textId="77777777" w:rsidR="004F2EE9" w:rsidRPr="009F59B1" w:rsidRDefault="004F2EE9" w:rsidP="00CC0736">
            <w:pPr>
              <w:shd w:val="clear" w:color="auto" w:fill="FFFFFF"/>
              <w:tabs>
                <w:tab w:val="left" w:leader="dot" w:pos="5040"/>
              </w:tabs>
              <w:ind w:right="144"/>
              <w:jc w:val="right"/>
            </w:pPr>
          </w:p>
        </w:tc>
        <w:tc>
          <w:tcPr>
            <w:tcW w:w="1231" w:type="dxa"/>
            <w:tcBorders>
              <w:top w:val="nil"/>
              <w:left w:val="single" w:sz="6" w:space="0" w:color="auto"/>
              <w:bottom w:val="nil"/>
              <w:right w:val="nil"/>
            </w:tcBorders>
            <w:shd w:val="clear" w:color="auto" w:fill="FFFFFF"/>
            <w:vAlign w:val="bottom"/>
          </w:tcPr>
          <w:p w14:paraId="66A21C7E"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nil"/>
              <w:right w:val="nil"/>
            </w:tcBorders>
            <w:shd w:val="clear" w:color="auto" w:fill="FFFFFF"/>
            <w:vAlign w:val="bottom"/>
          </w:tcPr>
          <w:p w14:paraId="66A21C7F" w14:textId="77777777" w:rsidR="004F2EE9" w:rsidRPr="009F59B1" w:rsidRDefault="004F2EE9" w:rsidP="00CC0736">
            <w:pPr>
              <w:shd w:val="clear" w:color="auto" w:fill="FFFFFF"/>
              <w:tabs>
                <w:tab w:val="left" w:leader="dot" w:pos="5040"/>
              </w:tabs>
              <w:ind w:right="144"/>
              <w:jc w:val="right"/>
            </w:pPr>
          </w:p>
        </w:tc>
      </w:tr>
      <w:tr w:rsidR="004F2EE9" w:rsidRPr="009F59B1" w14:paraId="66A21C85" w14:textId="77777777" w:rsidTr="00CC0736">
        <w:trPr>
          <w:trHeight w:val="20"/>
          <w:jc w:val="center"/>
        </w:trPr>
        <w:tc>
          <w:tcPr>
            <w:tcW w:w="5220" w:type="dxa"/>
            <w:tcBorders>
              <w:top w:val="nil"/>
              <w:left w:val="nil"/>
              <w:right w:val="nil"/>
            </w:tcBorders>
            <w:shd w:val="clear" w:color="auto" w:fill="FFFFFF"/>
          </w:tcPr>
          <w:p w14:paraId="66A21C81" w14:textId="77777777" w:rsidR="004F2EE9" w:rsidRPr="009F59B1" w:rsidRDefault="004F2EE9" w:rsidP="00D3084C">
            <w:pPr>
              <w:shd w:val="clear" w:color="auto" w:fill="FFFFFF"/>
              <w:tabs>
                <w:tab w:val="left" w:leader="dot" w:pos="5040"/>
              </w:tabs>
              <w:ind w:left="96"/>
              <w:jc w:val="both"/>
            </w:pPr>
            <w:r w:rsidRPr="008A3AD8">
              <w:rPr>
                <w:szCs w:val="18"/>
              </w:rPr>
              <w:t>01. Natural disaster relief and restoration</w:t>
            </w:r>
            <w:r w:rsidR="007308D5">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C82" w14:textId="77777777" w:rsidR="004F2EE9" w:rsidRPr="009F59B1" w:rsidRDefault="004F2EE9" w:rsidP="00CC0736">
            <w:pPr>
              <w:shd w:val="clear" w:color="auto" w:fill="FFFFFF"/>
              <w:tabs>
                <w:tab w:val="left" w:leader="dot" w:pos="5040"/>
              </w:tabs>
              <w:ind w:right="144"/>
              <w:jc w:val="right"/>
            </w:pPr>
            <w:r w:rsidRPr="008A3AD8">
              <w:rPr>
                <w:b/>
                <w:bCs/>
                <w:szCs w:val="18"/>
              </w:rPr>
              <w:t>53,782,000</w:t>
            </w:r>
          </w:p>
        </w:tc>
        <w:tc>
          <w:tcPr>
            <w:tcW w:w="1231" w:type="dxa"/>
            <w:tcBorders>
              <w:top w:val="nil"/>
              <w:left w:val="single" w:sz="6" w:space="0" w:color="auto"/>
              <w:bottom w:val="nil"/>
              <w:right w:val="nil"/>
            </w:tcBorders>
            <w:shd w:val="clear" w:color="auto" w:fill="FFFFFF"/>
            <w:vAlign w:val="bottom"/>
          </w:tcPr>
          <w:p w14:paraId="66A21C83" w14:textId="77777777" w:rsidR="004F2EE9" w:rsidRPr="009F59B1" w:rsidRDefault="004F2EE9" w:rsidP="00CC0736">
            <w:pPr>
              <w:shd w:val="clear" w:color="auto" w:fill="FFFFFF"/>
              <w:tabs>
                <w:tab w:val="left" w:leader="dot" w:pos="5040"/>
              </w:tabs>
              <w:ind w:right="144"/>
              <w:jc w:val="right"/>
            </w:pPr>
            <w:r w:rsidRPr="008A3AD8">
              <w:rPr>
                <w:szCs w:val="18"/>
              </w:rPr>
              <w:t>12,802,000</w:t>
            </w:r>
          </w:p>
        </w:tc>
        <w:tc>
          <w:tcPr>
            <w:tcW w:w="1228" w:type="dxa"/>
            <w:tcBorders>
              <w:top w:val="nil"/>
              <w:left w:val="nil"/>
              <w:bottom w:val="nil"/>
              <w:right w:val="nil"/>
            </w:tcBorders>
            <w:shd w:val="clear" w:color="auto" w:fill="FFFFFF"/>
            <w:vAlign w:val="bottom"/>
          </w:tcPr>
          <w:p w14:paraId="66A21C84" w14:textId="77777777" w:rsidR="004F2EE9" w:rsidRPr="009F59B1" w:rsidRDefault="004F2EE9" w:rsidP="00CC0736">
            <w:pPr>
              <w:shd w:val="clear" w:color="auto" w:fill="FFFFFF"/>
              <w:tabs>
                <w:tab w:val="left" w:leader="dot" w:pos="5040"/>
              </w:tabs>
              <w:ind w:right="144"/>
              <w:jc w:val="right"/>
            </w:pPr>
            <w:r w:rsidRPr="008A3AD8">
              <w:rPr>
                <w:szCs w:val="18"/>
              </w:rPr>
              <w:t>16,360,000</w:t>
            </w:r>
          </w:p>
        </w:tc>
      </w:tr>
      <w:tr w:rsidR="004F2EE9" w:rsidRPr="009F59B1" w14:paraId="66A21C8A" w14:textId="77777777" w:rsidTr="00CC0736">
        <w:trPr>
          <w:trHeight w:val="20"/>
          <w:jc w:val="center"/>
        </w:trPr>
        <w:tc>
          <w:tcPr>
            <w:tcW w:w="5220" w:type="dxa"/>
            <w:tcBorders>
              <w:left w:val="nil"/>
              <w:bottom w:val="single" w:sz="6" w:space="0" w:color="auto"/>
              <w:right w:val="nil"/>
            </w:tcBorders>
            <w:shd w:val="clear" w:color="auto" w:fill="FFFFFF"/>
          </w:tcPr>
          <w:p w14:paraId="66A21C86" w14:textId="77777777" w:rsidR="004F2EE9" w:rsidRPr="009F59B1" w:rsidRDefault="004F2EE9" w:rsidP="007308D5">
            <w:pPr>
              <w:shd w:val="clear" w:color="auto" w:fill="FFFFFF"/>
              <w:tabs>
                <w:tab w:val="left" w:leader="dot" w:pos="5040"/>
              </w:tabs>
              <w:spacing w:before="60" w:after="60"/>
              <w:jc w:val="both"/>
            </w:pPr>
            <w:r w:rsidRPr="008A3AD8">
              <w:rPr>
                <w:b/>
                <w:bCs/>
                <w:szCs w:val="18"/>
              </w:rPr>
              <w:t>Total: Department of Finance</w:t>
            </w:r>
            <w:r w:rsidR="007308D5">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C87" w14:textId="77777777" w:rsidR="004F2EE9" w:rsidRPr="009F59B1" w:rsidRDefault="004F2EE9" w:rsidP="007308D5">
            <w:pPr>
              <w:shd w:val="clear" w:color="auto" w:fill="FFFFFF"/>
              <w:tabs>
                <w:tab w:val="left" w:leader="dot" w:pos="5040"/>
              </w:tabs>
              <w:spacing w:before="60" w:after="60"/>
              <w:ind w:right="144"/>
              <w:jc w:val="right"/>
            </w:pPr>
            <w:r w:rsidRPr="008A3AD8">
              <w:rPr>
                <w:b/>
                <w:bCs/>
                <w:szCs w:val="18"/>
              </w:rPr>
              <w:t>53,782,000</w:t>
            </w:r>
          </w:p>
        </w:tc>
        <w:tc>
          <w:tcPr>
            <w:tcW w:w="1231" w:type="dxa"/>
            <w:tcBorders>
              <w:top w:val="nil"/>
              <w:left w:val="single" w:sz="6" w:space="0" w:color="auto"/>
              <w:bottom w:val="single" w:sz="6" w:space="0" w:color="auto"/>
              <w:right w:val="nil"/>
            </w:tcBorders>
            <w:shd w:val="clear" w:color="auto" w:fill="FFFFFF"/>
            <w:vAlign w:val="bottom"/>
          </w:tcPr>
          <w:p w14:paraId="66A21C88" w14:textId="77777777" w:rsidR="004F2EE9" w:rsidRPr="009F59B1" w:rsidRDefault="004F2EE9" w:rsidP="00CC0736">
            <w:pPr>
              <w:shd w:val="clear" w:color="auto" w:fill="FFFFFF"/>
              <w:tabs>
                <w:tab w:val="left" w:leader="dot" w:pos="5040"/>
              </w:tabs>
              <w:ind w:right="144"/>
              <w:jc w:val="right"/>
            </w:pPr>
          </w:p>
        </w:tc>
        <w:tc>
          <w:tcPr>
            <w:tcW w:w="1228" w:type="dxa"/>
            <w:tcBorders>
              <w:top w:val="nil"/>
              <w:left w:val="nil"/>
              <w:bottom w:val="single" w:sz="6" w:space="0" w:color="auto"/>
              <w:right w:val="nil"/>
            </w:tcBorders>
            <w:shd w:val="clear" w:color="auto" w:fill="FFFFFF"/>
            <w:vAlign w:val="bottom"/>
          </w:tcPr>
          <w:p w14:paraId="66A21C89" w14:textId="77777777" w:rsidR="004F2EE9" w:rsidRPr="009F59B1" w:rsidRDefault="004F2EE9" w:rsidP="00CC0736">
            <w:pPr>
              <w:shd w:val="clear" w:color="auto" w:fill="FFFFFF"/>
              <w:tabs>
                <w:tab w:val="left" w:leader="dot" w:pos="5040"/>
              </w:tabs>
              <w:ind w:right="144"/>
              <w:jc w:val="right"/>
            </w:pPr>
          </w:p>
        </w:tc>
      </w:tr>
    </w:tbl>
    <w:p w14:paraId="66A21C8B" w14:textId="77777777" w:rsidR="004F2EE9" w:rsidRPr="009F59B1" w:rsidRDefault="009F59B1" w:rsidP="00955E72">
      <w:pPr>
        <w:shd w:val="clear" w:color="auto" w:fill="FFFFFF"/>
        <w:tabs>
          <w:tab w:val="left" w:leader="dot" w:pos="5040"/>
        </w:tabs>
        <w:spacing w:after="120"/>
        <w:jc w:val="center"/>
      </w:pPr>
      <w:r w:rsidRPr="009F59B1">
        <w:br w:type="page"/>
      </w:r>
      <w:r w:rsidR="004F2EE9" w:rsidRPr="008A3AD8">
        <w:rPr>
          <w:i/>
          <w:iCs/>
          <w:szCs w:val="18"/>
        </w:rPr>
        <w:lastRenderedPageBreak/>
        <w:t>Departments and Services</w:t>
      </w:r>
      <w:r w:rsidR="004F2EE9" w:rsidRPr="008A3AD8">
        <w:rPr>
          <w:rFonts w:eastAsia="Times New Roman"/>
          <w:szCs w:val="18"/>
        </w:rPr>
        <w:t>—</w:t>
      </w:r>
      <w:r w:rsidR="004F2EE9" w:rsidRPr="008A3AD8">
        <w:rPr>
          <w:rFonts w:eastAsia="Times New Roman"/>
          <w:i/>
          <w:iCs/>
          <w:szCs w:val="18"/>
        </w:rPr>
        <w:t>continued</w:t>
      </w:r>
    </w:p>
    <w:p w14:paraId="66A21C8C" w14:textId="77777777" w:rsidR="004F2EE9" w:rsidRPr="009F59B1" w:rsidRDefault="004F2EE9" w:rsidP="00D3084C">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76"/>
        <w:gridCol w:w="1362"/>
        <w:gridCol w:w="1271"/>
        <w:gridCol w:w="1300"/>
      </w:tblGrid>
      <w:tr w:rsidR="004F2EE9" w:rsidRPr="009F59B1" w14:paraId="66A21C90" w14:textId="77777777" w:rsidTr="00341CA9">
        <w:trPr>
          <w:trHeight w:val="20"/>
          <w:jc w:val="center"/>
        </w:trPr>
        <w:tc>
          <w:tcPr>
            <w:tcW w:w="5130" w:type="dxa"/>
            <w:tcBorders>
              <w:top w:val="single" w:sz="6" w:space="0" w:color="auto"/>
              <w:left w:val="nil"/>
              <w:bottom w:val="nil"/>
              <w:right w:val="nil"/>
            </w:tcBorders>
            <w:shd w:val="clear" w:color="auto" w:fill="FFFFFF"/>
          </w:tcPr>
          <w:p w14:paraId="66A21C8D" w14:textId="77777777" w:rsidR="004F2EE9" w:rsidRPr="009F59B1" w:rsidRDefault="004F2EE9" w:rsidP="004B4092">
            <w:pPr>
              <w:shd w:val="clear" w:color="auto" w:fill="FFFFFF"/>
              <w:tabs>
                <w:tab w:val="left" w:leader="dot" w:pos="5000"/>
              </w:tabs>
            </w:pPr>
          </w:p>
        </w:tc>
        <w:tc>
          <w:tcPr>
            <w:tcW w:w="1350" w:type="dxa"/>
            <w:tcBorders>
              <w:top w:val="single" w:sz="6" w:space="0" w:color="auto"/>
              <w:left w:val="nil"/>
              <w:bottom w:val="nil"/>
              <w:right w:val="single" w:sz="6" w:space="0" w:color="auto"/>
            </w:tcBorders>
            <w:shd w:val="clear" w:color="auto" w:fill="FFFFFF"/>
          </w:tcPr>
          <w:p w14:paraId="66A21C8E" w14:textId="77777777" w:rsidR="004F2EE9" w:rsidRPr="009F59B1" w:rsidRDefault="004F2EE9" w:rsidP="00D3084C">
            <w:pPr>
              <w:shd w:val="clear" w:color="auto" w:fill="FFFFFF"/>
              <w:tabs>
                <w:tab w:val="left" w:leader="dot" w:pos="5040"/>
              </w:tabs>
            </w:pPr>
          </w:p>
        </w:tc>
        <w:tc>
          <w:tcPr>
            <w:tcW w:w="2549" w:type="dxa"/>
            <w:gridSpan w:val="2"/>
            <w:tcBorders>
              <w:top w:val="single" w:sz="6" w:space="0" w:color="auto"/>
              <w:left w:val="single" w:sz="6" w:space="0" w:color="auto"/>
              <w:bottom w:val="single" w:sz="6" w:space="0" w:color="auto"/>
              <w:right w:val="nil"/>
            </w:tcBorders>
            <w:shd w:val="clear" w:color="auto" w:fill="FFFFFF"/>
          </w:tcPr>
          <w:p w14:paraId="66A21C8F" w14:textId="77777777" w:rsidR="004F2EE9" w:rsidRPr="009F59B1" w:rsidRDefault="004F2EE9" w:rsidP="0091688F">
            <w:pPr>
              <w:shd w:val="clear" w:color="auto" w:fill="FFFFFF"/>
              <w:tabs>
                <w:tab w:val="left" w:leader="dot" w:pos="5040"/>
              </w:tabs>
              <w:ind w:left="82" w:firstLine="5"/>
            </w:pPr>
            <w:r w:rsidRPr="008A3AD8">
              <w:rPr>
                <w:szCs w:val="18"/>
              </w:rPr>
              <w:t>Information with respect to previous appropriation and expenditure</w:t>
            </w:r>
          </w:p>
        </w:tc>
      </w:tr>
      <w:tr w:rsidR="004F2EE9" w:rsidRPr="009F59B1" w14:paraId="66A21C95" w14:textId="77777777" w:rsidTr="00341CA9">
        <w:trPr>
          <w:trHeight w:val="20"/>
          <w:jc w:val="center"/>
        </w:trPr>
        <w:tc>
          <w:tcPr>
            <w:tcW w:w="5130" w:type="dxa"/>
            <w:tcBorders>
              <w:top w:val="nil"/>
              <w:left w:val="nil"/>
              <w:right w:val="nil"/>
            </w:tcBorders>
            <w:vAlign w:val="bottom"/>
          </w:tcPr>
          <w:p w14:paraId="66A21C91" w14:textId="77777777" w:rsidR="004F2EE9" w:rsidRPr="009F59B1" w:rsidRDefault="00341CA9" w:rsidP="004B4092">
            <w:pPr>
              <w:tabs>
                <w:tab w:val="left" w:leader="dot" w:pos="5000"/>
              </w:tabs>
            </w:pPr>
            <w:r w:rsidRPr="008A3AD8">
              <w:rPr>
                <w:b/>
                <w:bCs/>
                <w:szCs w:val="18"/>
              </w:rPr>
              <w:t>DEPARTMENT OF FOREIGN AFFAIRS</w:t>
            </w:r>
          </w:p>
        </w:tc>
        <w:tc>
          <w:tcPr>
            <w:tcW w:w="1350" w:type="dxa"/>
            <w:tcBorders>
              <w:top w:val="nil"/>
              <w:left w:val="nil"/>
              <w:bottom w:val="nil"/>
              <w:right w:val="single" w:sz="6" w:space="0" w:color="auto"/>
            </w:tcBorders>
            <w:shd w:val="clear" w:color="auto" w:fill="FFFFFF"/>
            <w:vAlign w:val="bottom"/>
          </w:tcPr>
          <w:p w14:paraId="66A21C92" w14:textId="77777777" w:rsidR="004F2EE9" w:rsidRPr="009F59B1" w:rsidRDefault="004F2EE9" w:rsidP="00955E72">
            <w:pPr>
              <w:shd w:val="clear" w:color="auto" w:fill="FFFFFF"/>
              <w:tabs>
                <w:tab w:val="left" w:leader="dot" w:pos="5040"/>
              </w:tabs>
              <w:ind w:right="144"/>
              <w:jc w:val="right"/>
            </w:pPr>
            <w:r w:rsidRPr="008A3AD8">
              <w:rPr>
                <w:szCs w:val="18"/>
              </w:rPr>
              <w:t>Additional appropriation for 1980-81</w:t>
            </w:r>
          </w:p>
        </w:tc>
        <w:tc>
          <w:tcPr>
            <w:tcW w:w="1260" w:type="dxa"/>
            <w:tcBorders>
              <w:top w:val="single" w:sz="6" w:space="0" w:color="auto"/>
              <w:left w:val="single" w:sz="6" w:space="0" w:color="auto"/>
              <w:bottom w:val="nil"/>
              <w:right w:val="nil"/>
            </w:tcBorders>
            <w:shd w:val="clear" w:color="auto" w:fill="FFFFFF"/>
            <w:vAlign w:val="bottom"/>
          </w:tcPr>
          <w:p w14:paraId="66A21C93" w14:textId="77777777" w:rsidR="004F2EE9" w:rsidRPr="009F59B1" w:rsidRDefault="004F2EE9" w:rsidP="00955E72">
            <w:pPr>
              <w:shd w:val="clear" w:color="auto" w:fill="FFFFFF"/>
              <w:tabs>
                <w:tab w:val="left" w:leader="dot" w:pos="5040"/>
              </w:tabs>
              <w:ind w:right="144"/>
              <w:jc w:val="right"/>
            </w:pPr>
            <w:r w:rsidRPr="008A3AD8">
              <w:rPr>
                <w:szCs w:val="18"/>
              </w:rPr>
              <w:t>Appropriation made by Appropriation Act (No. 2) 1980-81</w:t>
            </w:r>
          </w:p>
        </w:tc>
        <w:tc>
          <w:tcPr>
            <w:tcW w:w="1289" w:type="dxa"/>
            <w:tcBorders>
              <w:top w:val="single" w:sz="6" w:space="0" w:color="auto"/>
              <w:left w:val="nil"/>
              <w:bottom w:val="nil"/>
              <w:right w:val="nil"/>
            </w:tcBorders>
            <w:shd w:val="clear" w:color="auto" w:fill="FFFFFF"/>
            <w:vAlign w:val="bottom"/>
          </w:tcPr>
          <w:p w14:paraId="66A21C94" w14:textId="77777777" w:rsidR="004F2EE9" w:rsidRPr="009F59B1" w:rsidRDefault="004F2EE9" w:rsidP="00955E72">
            <w:pPr>
              <w:shd w:val="clear" w:color="auto" w:fill="FFFFFF"/>
              <w:tabs>
                <w:tab w:val="left" w:leader="dot" w:pos="5040"/>
              </w:tabs>
              <w:ind w:right="144"/>
              <w:jc w:val="right"/>
            </w:pPr>
            <w:r w:rsidRPr="008A3AD8">
              <w:rPr>
                <w:szCs w:val="18"/>
              </w:rPr>
              <w:t>Expenditure for 1979-80</w:t>
            </w:r>
          </w:p>
        </w:tc>
      </w:tr>
      <w:tr w:rsidR="004F2EE9" w:rsidRPr="009F59B1" w14:paraId="66A21C9A" w14:textId="77777777" w:rsidTr="00341CA9">
        <w:trPr>
          <w:trHeight w:val="20"/>
          <w:jc w:val="center"/>
        </w:trPr>
        <w:tc>
          <w:tcPr>
            <w:tcW w:w="5130" w:type="dxa"/>
            <w:tcBorders>
              <w:left w:val="nil"/>
              <w:bottom w:val="nil"/>
              <w:right w:val="nil"/>
            </w:tcBorders>
            <w:shd w:val="clear" w:color="auto" w:fill="FFFFFF"/>
          </w:tcPr>
          <w:p w14:paraId="66A21C96" w14:textId="77777777" w:rsidR="004F2EE9" w:rsidRPr="009F59B1" w:rsidRDefault="004F2EE9" w:rsidP="004B4092">
            <w:pPr>
              <w:shd w:val="clear" w:color="auto" w:fill="FFFFFF"/>
              <w:tabs>
                <w:tab w:val="left" w:leader="dot" w:pos="5000"/>
              </w:tabs>
              <w:jc w:val="both"/>
            </w:pPr>
            <w:r w:rsidRPr="008A3AD8">
              <w:rPr>
                <w:smallCaps/>
                <w:szCs w:val="18"/>
              </w:rPr>
              <w:t xml:space="preserve">Division </w:t>
            </w:r>
            <w:r w:rsidRPr="008A3AD8">
              <w:rPr>
                <w:szCs w:val="18"/>
              </w:rPr>
              <w:t>856.</w:t>
            </w:r>
            <w:r w:rsidRPr="008A3AD8">
              <w:rPr>
                <w:rFonts w:eastAsia="Times New Roman"/>
                <w:szCs w:val="18"/>
              </w:rPr>
              <w:t>—CAPITAL WORKS AND SERVICES</w:t>
            </w:r>
          </w:p>
        </w:tc>
        <w:tc>
          <w:tcPr>
            <w:tcW w:w="1350" w:type="dxa"/>
            <w:tcBorders>
              <w:top w:val="single" w:sz="6" w:space="0" w:color="auto"/>
              <w:left w:val="nil"/>
              <w:bottom w:val="nil"/>
              <w:right w:val="single" w:sz="6" w:space="0" w:color="auto"/>
            </w:tcBorders>
            <w:shd w:val="clear" w:color="auto" w:fill="FFFFFF"/>
          </w:tcPr>
          <w:p w14:paraId="66A21C97"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60" w:type="dxa"/>
            <w:tcBorders>
              <w:top w:val="single" w:sz="6" w:space="0" w:color="auto"/>
              <w:left w:val="single" w:sz="6" w:space="0" w:color="auto"/>
              <w:bottom w:val="nil"/>
              <w:right w:val="nil"/>
            </w:tcBorders>
            <w:shd w:val="clear" w:color="auto" w:fill="FFFFFF"/>
          </w:tcPr>
          <w:p w14:paraId="66A21C98"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89" w:type="dxa"/>
            <w:tcBorders>
              <w:top w:val="single" w:sz="6" w:space="0" w:color="auto"/>
              <w:left w:val="nil"/>
              <w:bottom w:val="nil"/>
              <w:right w:val="nil"/>
            </w:tcBorders>
            <w:shd w:val="clear" w:color="auto" w:fill="FFFFFF"/>
          </w:tcPr>
          <w:p w14:paraId="66A21C99" w14:textId="77777777" w:rsidR="004F2EE9" w:rsidRPr="009F59B1" w:rsidRDefault="00657B62" w:rsidP="00D3084C">
            <w:pPr>
              <w:shd w:val="clear" w:color="auto" w:fill="FFFFFF"/>
              <w:tabs>
                <w:tab w:val="left" w:leader="dot" w:pos="5040"/>
              </w:tabs>
              <w:ind w:right="144"/>
              <w:jc w:val="right"/>
            </w:pPr>
            <w:r w:rsidRPr="00657B62">
              <w:rPr>
                <w:szCs w:val="22"/>
              </w:rPr>
              <w:t>$</w:t>
            </w:r>
          </w:p>
        </w:tc>
      </w:tr>
      <w:tr w:rsidR="004F2EE9" w:rsidRPr="009F59B1" w14:paraId="66A21C9F" w14:textId="77777777" w:rsidTr="00341CA9">
        <w:trPr>
          <w:trHeight w:val="20"/>
          <w:jc w:val="center"/>
        </w:trPr>
        <w:tc>
          <w:tcPr>
            <w:tcW w:w="5130" w:type="dxa"/>
            <w:tcBorders>
              <w:top w:val="nil"/>
              <w:left w:val="nil"/>
              <w:bottom w:val="nil"/>
              <w:right w:val="nil"/>
            </w:tcBorders>
            <w:shd w:val="clear" w:color="auto" w:fill="FFFFFF"/>
          </w:tcPr>
          <w:p w14:paraId="66A21C9B" w14:textId="77777777" w:rsidR="004F2EE9" w:rsidRPr="009F59B1" w:rsidRDefault="004F2EE9" w:rsidP="004B4092">
            <w:pPr>
              <w:shd w:val="clear" w:color="auto" w:fill="FFFFFF"/>
              <w:tabs>
                <w:tab w:val="left" w:leader="dot" w:pos="5000"/>
              </w:tabs>
              <w:spacing w:before="60"/>
              <w:jc w:val="both"/>
            </w:pPr>
            <w:r w:rsidRPr="008A3AD8">
              <w:rPr>
                <w:b/>
                <w:bCs/>
                <w:szCs w:val="18"/>
              </w:rPr>
              <w:t>1.</w:t>
            </w:r>
            <w:r w:rsidRPr="008A3AD8">
              <w:rPr>
                <w:rFonts w:eastAsia="Times New Roman"/>
                <w:b/>
                <w:bCs/>
                <w:szCs w:val="18"/>
              </w:rPr>
              <w:t>—Plant and Equipment—</w:t>
            </w:r>
          </w:p>
        </w:tc>
        <w:tc>
          <w:tcPr>
            <w:tcW w:w="1350" w:type="dxa"/>
            <w:tcBorders>
              <w:top w:val="nil"/>
              <w:left w:val="nil"/>
              <w:bottom w:val="nil"/>
              <w:right w:val="single" w:sz="6" w:space="0" w:color="auto"/>
            </w:tcBorders>
            <w:shd w:val="clear" w:color="auto" w:fill="FFFFFF"/>
            <w:vAlign w:val="bottom"/>
          </w:tcPr>
          <w:p w14:paraId="66A21C9C" w14:textId="77777777" w:rsidR="004F2EE9" w:rsidRPr="009F59B1" w:rsidRDefault="004F2EE9" w:rsidP="00341CA9">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C9D" w14:textId="77777777" w:rsidR="004F2EE9" w:rsidRPr="009F59B1" w:rsidRDefault="004F2EE9" w:rsidP="00341CA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C9E" w14:textId="77777777" w:rsidR="004F2EE9" w:rsidRPr="009F59B1" w:rsidRDefault="004F2EE9" w:rsidP="00341CA9">
            <w:pPr>
              <w:shd w:val="clear" w:color="auto" w:fill="FFFFFF"/>
              <w:tabs>
                <w:tab w:val="left" w:leader="dot" w:pos="5040"/>
              </w:tabs>
              <w:ind w:right="144"/>
              <w:jc w:val="right"/>
            </w:pPr>
          </w:p>
        </w:tc>
      </w:tr>
      <w:tr w:rsidR="004F2EE9" w:rsidRPr="009F59B1" w14:paraId="66A21CA4" w14:textId="77777777" w:rsidTr="004B4092">
        <w:trPr>
          <w:trHeight w:val="20"/>
          <w:jc w:val="center"/>
        </w:trPr>
        <w:tc>
          <w:tcPr>
            <w:tcW w:w="5130" w:type="dxa"/>
            <w:tcBorders>
              <w:top w:val="nil"/>
              <w:left w:val="nil"/>
              <w:right w:val="nil"/>
            </w:tcBorders>
            <w:shd w:val="clear" w:color="auto" w:fill="FFFFFF"/>
          </w:tcPr>
          <w:p w14:paraId="66A21CA0" w14:textId="77777777" w:rsidR="004F2EE9" w:rsidRPr="009F59B1" w:rsidRDefault="004F2EE9" w:rsidP="004B4092">
            <w:pPr>
              <w:shd w:val="clear" w:color="auto" w:fill="FFFFFF"/>
              <w:tabs>
                <w:tab w:val="left" w:leader="dot" w:pos="5000"/>
              </w:tabs>
              <w:ind w:left="110"/>
              <w:jc w:val="both"/>
            </w:pPr>
            <w:r w:rsidRPr="008A3AD8">
              <w:rPr>
                <w:szCs w:val="18"/>
              </w:rPr>
              <w:t>01. Computer equipment</w:t>
            </w:r>
            <w:r w:rsidR="004B4092">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CA1" w14:textId="77777777" w:rsidR="004F2EE9" w:rsidRPr="009F59B1" w:rsidRDefault="004F2EE9" w:rsidP="00341CA9">
            <w:pPr>
              <w:shd w:val="clear" w:color="auto" w:fill="FFFFFF"/>
              <w:tabs>
                <w:tab w:val="left" w:leader="dot" w:pos="5040"/>
              </w:tabs>
              <w:ind w:right="144"/>
              <w:jc w:val="right"/>
            </w:pPr>
            <w:r w:rsidRPr="008A3AD8">
              <w:rPr>
                <w:b/>
                <w:bCs/>
                <w:szCs w:val="18"/>
              </w:rPr>
              <w:t>715,000</w:t>
            </w:r>
          </w:p>
        </w:tc>
        <w:tc>
          <w:tcPr>
            <w:tcW w:w="1260" w:type="dxa"/>
            <w:tcBorders>
              <w:top w:val="nil"/>
              <w:left w:val="single" w:sz="6" w:space="0" w:color="auto"/>
              <w:bottom w:val="nil"/>
              <w:right w:val="nil"/>
            </w:tcBorders>
            <w:shd w:val="clear" w:color="auto" w:fill="FFFFFF"/>
            <w:vAlign w:val="bottom"/>
          </w:tcPr>
          <w:p w14:paraId="66A21CA2" w14:textId="77777777" w:rsidR="004F2EE9" w:rsidRPr="009F59B1" w:rsidRDefault="004F2EE9" w:rsidP="00341CA9">
            <w:pPr>
              <w:shd w:val="clear" w:color="auto" w:fill="FFFFFF"/>
              <w:tabs>
                <w:tab w:val="left" w:leader="dot" w:pos="5040"/>
              </w:tabs>
              <w:ind w:right="144"/>
              <w:jc w:val="right"/>
            </w:pPr>
            <w:r w:rsidRPr="008A3AD8">
              <w:rPr>
                <w:szCs w:val="18"/>
              </w:rPr>
              <w:t>419,000</w:t>
            </w:r>
          </w:p>
        </w:tc>
        <w:tc>
          <w:tcPr>
            <w:tcW w:w="1289" w:type="dxa"/>
            <w:tcBorders>
              <w:top w:val="nil"/>
              <w:left w:val="nil"/>
              <w:bottom w:val="nil"/>
              <w:right w:val="nil"/>
            </w:tcBorders>
            <w:shd w:val="clear" w:color="auto" w:fill="FFFFFF"/>
            <w:vAlign w:val="bottom"/>
          </w:tcPr>
          <w:p w14:paraId="66A21CA3" w14:textId="77777777" w:rsidR="004F2EE9" w:rsidRPr="009F59B1" w:rsidRDefault="004F2EE9" w:rsidP="00341CA9">
            <w:pPr>
              <w:shd w:val="clear" w:color="auto" w:fill="FFFFFF"/>
              <w:tabs>
                <w:tab w:val="left" w:leader="dot" w:pos="5040"/>
              </w:tabs>
              <w:ind w:right="144"/>
              <w:jc w:val="right"/>
            </w:pPr>
            <w:r w:rsidRPr="008A3AD8">
              <w:rPr>
                <w:szCs w:val="18"/>
              </w:rPr>
              <w:t>290,093</w:t>
            </w:r>
          </w:p>
        </w:tc>
      </w:tr>
      <w:tr w:rsidR="004F2EE9" w:rsidRPr="009F59B1" w14:paraId="66A21CA9" w14:textId="77777777" w:rsidTr="004B4092">
        <w:trPr>
          <w:trHeight w:val="20"/>
          <w:jc w:val="center"/>
        </w:trPr>
        <w:tc>
          <w:tcPr>
            <w:tcW w:w="5130" w:type="dxa"/>
            <w:tcBorders>
              <w:left w:val="nil"/>
              <w:bottom w:val="single" w:sz="4" w:space="0" w:color="auto"/>
              <w:right w:val="nil"/>
            </w:tcBorders>
            <w:shd w:val="clear" w:color="auto" w:fill="FFFFFF"/>
          </w:tcPr>
          <w:p w14:paraId="66A21CA5" w14:textId="77777777" w:rsidR="004F2EE9" w:rsidRPr="009F59B1" w:rsidRDefault="004F2EE9" w:rsidP="004B4092">
            <w:pPr>
              <w:shd w:val="clear" w:color="auto" w:fill="FFFFFF"/>
              <w:tabs>
                <w:tab w:val="left" w:leader="dot" w:pos="5000"/>
              </w:tabs>
              <w:spacing w:before="60" w:after="60"/>
              <w:jc w:val="both"/>
            </w:pPr>
            <w:r w:rsidRPr="008A3AD8">
              <w:rPr>
                <w:b/>
                <w:bCs/>
                <w:szCs w:val="18"/>
              </w:rPr>
              <w:t>Total: Department of Foreign Affairs</w:t>
            </w:r>
            <w:r w:rsidR="004B4092">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CA6" w14:textId="77777777" w:rsidR="004F2EE9" w:rsidRPr="009F59B1" w:rsidRDefault="004F2EE9" w:rsidP="004B4092">
            <w:pPr>
              <w:shd w:val="clear" w:color="auto" w:fill="FFFFFF"/>
              <w:tabs>
                <w:tab w:val="left" w:leader="dot" w:pos="5040"/>
              </w:tabs>
              <w:spacing w:before="60" w:after="60"/>
              <w:ind w:right="144"/>
              <w:jc w:val="right"/>
            </w:pPr>
            <w:r w:rsidRPr="008A3AD8">
              <w:rPr>
                <w:b/>
                <w:bCs/>
                <w:szCs w:val="18"/>
              </w:rPr>
              <w:t>715,000</w:t>
            </w:r>
          </w:p>
        </w:tc>
        <w:tc>
          <w:tcPr>
            <w:tcW w:w="1260" w:type="dxa"/>
            <w:tcBorders>
              <w:top w:val="nil"/>
              <w:left w:val="single" w:sz="6" w:space="0" w:color="auto"/>
              <w:bottom w:val="single" w:sz="6" w:space="0" w:color="auto"/>
              <w:right w:val="nil"/>
            </w:tcBorders>
            <w:shd w:val="clear" w:color="auto" w:fill="FFFFFF"/>
            <w:vAlign w:val="bottom"/>
          </w:tcPr>
          <w:p w14:paraId="66A21CA7" w14:textId="77777777" w:rsidR="004F2EE9" w:rsidRPr="009F59B1" w:rsidRDefault="004F2EE9" w:rsidP="00341CA9">
            <w:pPr>
              <w:shd w:val="clear" w:color="auto" w:fill="FFFFFF"/>
              <w:tabs>
                <w:tab w:val="left" w:leader="dot" w:pos="5040"/>
              </w:tabs>
              <w:ind w:right="144"/>
              <w:jc w:val="right"/>
            </w:pPr>
          </w:p>
        </w:tc>
        <w:tc>
          <w:tcPr>
            <w:tcW w:w="1289" w:type="dxa"/>
            <w:tcBorders>
              <w:top w:val="nil"/>
              <w:left w:val="nil"/>
              <w:bottom w:val="single" w:sz="6" w:space="0" w:color="auto"/>
              <w:right w:val="nil"/>
            </w:tcBorders>
            <w:shd w:val="clear" w:color="auto" w:fill="FFFFFF"/>
            <w:vAlign w:val="bottom"/>
          </w:tcPr>
          <w:p w14:paraId="66A21CA8" w14:textId="77777777" w:rsidR="004F2EE9" w:rsidRPr="009F59B1" w:rsidRDefault="004F2EE9" w:rsidP="00341CA9">
            <w:pPr>
              <w:shd w:val="clear" w:color="auto" w:fill="FFFFFF"/>
              <w:tabs>
                <w:tab w:val="left" w:leader="dot" w:pos="5040"/>
              </w:tabs>
              <w:ind w:right="144"/>
              <w:jc w:val="right"/>
            </w:pPr>
          </w:p>
        </w:tc>
      </w:tr>
      <w:tr w:rsidR="004F2EE9" w:rsidRPr="009F59B1" w14:paraId="66A21CAE" w14:textId="77777777" w:rsidTr="004B4092">
        <w:trPr>
          <w:trHeight w:val="20"/>
          <w:jc w:val="center"/>
        </w:trPr>
        <w:tc>
          <w:tcPr>
            <w:tcW w:w="5130" w:type="dxa"/>
            <w:tcBorders>
              <w:top w:val="single" w:sz="4" w:space="0" w:color="auto"/>
              <w:left w:val="nil"/>
              <w:bottom w:val="nil"/>
              <w:right w:val="nil"/>
            </w:tcBorders>
            <w:shd w:val="clear" w:color="auto" w:fill="FFFFFF"/>
          </w:tcPr>
          <w:p w14:paraId="66A21CAA" w14:textId="77777777" w:rsidR="004F2EE9" w:rsidRPr="009F59B1" w:rsidRDefault="004F2EE9" w:rsidP="004B4092">
            <w:pPr>
              <w:shd w:val="clear" w:color="auto" w:fill="FFFFFF"/>
              <w:tabs>
                <w:tab w:val="left" w:leader="dot" w:pos="5000"/>
              </w:tabs>
              <w:spacing w:before="480"/>
              <w:jc w:val="both"/>
            </w:pPr>
            <w:r w:rsidRPr="008A3AD8">
              <w:rPr>
                <w:b/>
                <w:bCs/>
                <w:szCs w:val="18"/>
              </w:rPr>
              <w:t>DEPARTMENT OF HEALTH</w:t>
            </w:r>
          </w:p>
        </w:tc>
        <w:tc>
          <w:tcPr>
            <w:tcW w:w="1350" w:type="dxa"/>
            <w:tcBorders>
              <w:top w:val="single" w:sz="6" w:space="0" w:color="auto"/>
              <w:left w:val="nil"/>
              <w:bottom w:val="nil"/>
              <w:right w:val="single" w:sz="6" w:space="0" w:color="auto"/>
            </w:tcBorders>
            <w:shd w:val="clear" w:color="auto" w:fill="FFFFFF"/>
            <w:vAlign w:val="bottom"/>
          </w:tcPr>
          <w:p w14:paraId="66A21CAB" w14:textId="77777777" w:rsidR="004F2EE9" w:rsidRPr="009F59B1" w:rsidRDefault="004F2EE9" w:rsidP="00341CA9">
            <w:pPr>
              <w:shd w:val="clear" w:color="auto" w:fill="FFFFFF"/>
              <w:tabs>
                <w:tab w:val="left" w:leader="dot" w:pos="5040"/>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66A21CAC" w14:textId="77777777" w:rsidR="004F2EE9" w:rsidRPr="009F59B1" w:rsidRDefault="004F2EE9" w:rsidP="00341CA9">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6A21CAD" w14:textId="77777777" w:rsidR="004F2EE9" w:rsidRPr="009F59B1" w:rsidRDefault="004F2EE9" w:rsidP="00341CA9">
            <w:pPr>
              <w:shd w:val="clear" w:color="auto" w:fill="FFFFFF"/>
              <w:tabs>
                <w:tab w:val="left" w:leader="dot" w:pos="5040"/>
              </w:tabs>
              <w:ind w:right="144"/>
              <w:jc w:val="right"/>
            </w:pPr>
          </w:p>
        </w:tc>
      </w:tr>
      <w:tr w:rsidR="004F2EE9" w:rsidRPr="009F59B1" w14:paraId="66A21CB3" w14:textId="77777777" w:rsidTr="00341CA9">
        <w:trPr>
          <w:trHeight w:val="20"/>
          <w:jc w:val="center"/>
        </w:trPr>
        <w:tc>
          <w:tcPr>
            <w:tcW w:w="5130" w:type="dxa"/>
            <w:tcBorders>
              <w:top w:val="nil"/>
              <w:left w:val="nil"/>
              <w:bottom w:val="nil"/>
              <w:right w:val="nil"/>
            </w:tcBorders>
            <w:shd w:val="clear" w:color="auto" w:fill="FFFFFF"/>
          </w:tcPr>
          <w:p w14:paraId="66A21CAF" w14:textId="77777777" w:rsidR="004F2EE9" w:rsidRPr="009F59B1" w:rsidRDefault="004F2EE9" w:rsidP="004B4092">
            <w:pPr>
              <w:shd w:val="clear" w:color="auto" w:fill="FFFFFF"/>
              <w:tabs>
                <w:tab w:val="left" w:leader="dot" w:pos="5000"/>
              </w:tabs>
              <w:jc w:val="both"/>
            </w:pPr>
            <w:r w:rsidRPr="008A3AD8">
              <w:rPr>
                <w:smallCaps/>
                <w:szCs w:val="18"/>
              </w:rPr>
              <w:t xml:space="preserve">Division </w:t>
            </w:r>
            <w:r w:rsidRPr="008A3AD8">
              <w:rPr>
                <w:szCs w:val="18"/>
              </w:rPr>
              <w:t>861.</w:t>
            </w:r>
            <w:r w:rsidRPr="008A3AD8">
              <w:rPr>
                <w:rFonts w:eastAsia="Times New Roman"/>
                <w:szCs w:val="18"/>
              </w:rPr>
              <w:t>—CAPITAL WORKS AND SERVICES</w:t>
            </w:r>
          </w:p>
        </w:tc>
        <w:tc>
          <w:tcPr>
            <w:tcW w:w="1350" w:type="dxa"/>
            <w:tcBorders>
              <w:top w:val="nil"/>
              <w:left w:val="nil"/>
              <w:bottom w:val="nil"/>
              <w:right w:val="single" w:sz="6" w:space="0" w:color="auto"/>
            </w:tcBorders>
            <w:shd w:val="clear" w:color="auto" w:fill="FFFFFF"/>
            <w:vAlign w:val="bottom"/>
          </w:tcPr>
          <w:p w14:paraId="66A21CB0" w14:textId="77777777" w:rsidR="004F2EE9" w:rsidRPr="009F59B1" w:rsidRDefault="004F2EE9" w:rsidP="00341CA9">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CB1" w14:textId="77777777" w:rsidR="004F2EE9" w:rsidRPr="009F59B1" w:rsidRDefault="004F2EE9" w:rsidP="00341CA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CB2" w14:textId="77777777" w:rsidR="004F2EE9" w:rsidRPr="009F59B1" w:rsidRDefault="004F2EE9" w:rsidP="00341CA9">
            <w:pPr>
              <w:shd w:val="clear" w:color="auto" w:fill="FFFFFF"/>
              <w:tabs>
                <w:tab w:val="left" w:leader="dot" w:pos="5040"/>
              </w:tabs>
              <w:ind w:right="144"/>
              <w:jc w:val="right"/>
            </w:pPr>
          </w:p>
        </w:tc>
      </w:tr>
      <w:tr w:rsidR="004F2EE9" w:rsidRPr="009F59B1" w14:paraId="66A21CB8" w14:textId="77777777" w:rsidTr="00341CA9">
        <w:trPr>
          <w:trHeight w:val="20"/>
          <w:jc w:val="center"/>
        </w:trPr>
        <w:tc>
          <w:tcPr>
            <w:tcW w:w="5130" w:type="dxa"/>
            <w:tcBorders>
              <w:top w:val="nil"/>
              <w:left w:val="nil"/>
              <w:bottom w:val="nil"/>
              <w:right w:val="nil"/>
            </w:tcBorders>
            <w:shd w:val="clear" w:color="auto" w:fill="FFFFFF"/>
          </w:tcPr>
          <w:p w14:paraId="66A21CB4" w14:textId="77777777" w:rsidR="004F2EE9" w:rsidRPr="009F59B1" w:rsidRDefault="004F2EE9" w:rsidP="000F7BA8">
            <w:pPr>
              <w:shd w:val="clear" w:color="auto" w:fill="FFFFFF"/>
              <w:tabs>
                <w:tab w:val="left" w:leader="dot" w:pos="5000"/>
              </w:tabs>
              <w:spacing w:before="60"/>
              <w:jc w:val="both"/>
            </w:pPr>
            <w:r w:rsidRPr="008A3AD8">
              <w:rPr>
                <w:b/>
                <w:bCs/>
                <w:szCs w:val="18"/>
              </w:rPr>
              <w:t>3.</w:t>
            </w:r>
            <w:r w:rsidRPr="008A3AD8">
              <w:rPr>
                <w:rFonts w:eastAsia="Times New Roman"/>
                <w:b/>
                <w:bCs/>
                <w:szCs w:val="18"/>
              </w:rPr>
              <w:t>—Advances and Loans—</w:t>
            </w:r>
          </w:p>
        </w:tc>
        <w:tc>
          <w:tcPr>
            <w:tcW w:w="1350" w:type="dxa"/>
            <w:tcBorders>
              <w:top w:val="nil"/>
              <w:left w:val="nil"/>
              <w:bottom w:val="nil"/>
              <w:right w:val="single" w:sz="6" w:space="0" w:color="auto"/>
            </w:tcBorders>
            <w:shd w:val="clear" w:color="auto" w:fill="FFFFFF"/>
            <w:vAlign w:val="bottom"/>
          </w:tcPr>
          <w:p w14:paraId="66A21CB5" w14:textId="77777777" w:rsidR="004F2EE9" w:rsidRPr="009F59B1" w:rsidRDefault="004F2EE9" w:rsidP="00341CA9">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CB6" w14:textId="77777777" w:rsidR="004F2EE9" w:rsidRPr="009F59B1" w:rsidRDefault="004F2EE9" w:rsidP="00341CA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CB7" w14:textId="77777777" w:rsidR="004F2EE9" w:rsidRPr="009F59B1" w:rsidRDefault="004F2EE9" w:rsidP="00341CA9">
            <w:pPr>
              <w:shd w:val="clear" w:color="auto" w:fill="FFFFFF"/>
              <w:tabs>
                <w:tab w:val="left" w:leader="dot" w:pos="5040"/>
              </w:tabs>
              <w:ind w:right="144"/>
              <w:jc w:val="right"/>
            </w:pPr>
          </w:p>
        </w:tc>
      </w:tr>
      <w:tr w:rsidR="004F2EE9" w:rsidRPr="009F59B1" w14:paraId="66A21CBD" w14:textId="77777777" w:rsidTr="00341CA9">
        <w:trPr>
          <w:trHeight w:val="20"/>
          <w:jc w:val="center"/>
        </w:trPr>
        <w:tc>
          <w:tcPr>
            <w:tcW w:w="5130" w:type="dxa"/>
            <w:tcBorders>
              <w:top w:val="nil"/>
              <w:left w:val="nil"/>
              <w:right w:val="nil"/>
            </w:tcBorders>
            <w:shd w:val="clear" w:color="auto" w:fill="FFFFFF"/>
          </w:tcPr>
          <w:p w14:paraId="66A21CB9" w14:textId="77777777" w:rsidR="004F2EE9" w:rsidRPr="009F59B1" w:rsidRDefault="004F2EE9" w:rsidP="00F42282">
            <w:pPr>
              <w:shd w:val="clear" w:color="auto" w:fill="FFFFFF"/>
              <w:tabs>
                <w:tab w:val="left" w:leader="dot" w:pos="5000"/>
              </w:tabs>
              <w:ind w:left="691" w:hanging="576"/>
              <w:pPrChange w:id="141" w:author="Proof Communications" w:date="2020-04-27T12:51:00Z">
                <w:pPr>
                  <w:shd w:val="clear" w:color="auto" w:fill="FFFFFF"/>
                  <w:tabs>
                    <w:tab w:val="left" w:leader="dot" w:pos="5000"/>
                  </w:tabs>
                  <w:ind w:left="691" w:hanging="576"/>
                  <w:jc w:val="both"/>
                </w:pPr>
              </w:pPrChange>
            </w:pPr>
            <w:r w:rsidRPr="008A3AD8">
              <w:rPr>
                <w:szCs w:val="18"/>
              </w:rPr>
              <w:t>01. Commonwealth Serum Laboratories Commission</w:t>
            </w:r>
            <w:r w:rsidRPr="008A3AD8">
              <w:rPr>
                <w:rFonts w:eastAsia="Times New Roman"/>
                <w:szCs w:val="18"/>
              </w:rPr>
              <w:t>— Additional capital</w:t>
            </w:r>
            <w:r w:rsidR="004B4092">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CBA" w14:textId="77777777" w:rsidR="004F2EE9" w:rsidRPr="009F59B1" w:rsidRDefault="004F2EE9" w:rsidP="00341CA9">
            <w:pPr>
              <w:shd w:val="clear" w:color="auto" w:fill="FFFFFF"/>
              <w:tabs>
                <w:tab w:val="left" w:leader="dot" w:pos="5040"/>
              </w:tabs>
              <w:ind w:right="144"/>
              <w:jc w:val="right"/>
            </w:pPr>
            <w:r w:rsidRPr="008A3AD8">
              <w:rPr>
                <w:b/>
                <w:bCs/>
                <w:szCs w:val="18"/>
              </w:rPr>
              <w:t>700,000</w:t>
            </w:r>
          </w:p>
        </w:tc>
        <w:tc>
          <w:tcPr>
            <w:tcW w:w="1260" w:type="dxa"/>
            <w:tcBorders>
              <w:top w:val="nil"/>
              <w:left w:val="single" w:sz="6" w:space="0" w:color="auto"/>
              <w:bottom w:val="nil"/>
              <w:right w:val="nil"/>
            </w:tcBorders>
            <w:shd w:val="clear" w:color="auto" w:fill="FFFFFF"/>
            <w:vAlign w:val="bottom"/>
          </w:tcPr>
          <w:p w14:paraId="66A21CBB" w14:textId="77777777" w:rsidR="004F2EE9" w:rsidRPr="009F59B1" w:rsidRDefault="004F2EE9" w:rsidP="00341CA9">
            <w:pPr>
              <w:shd w:val="clear" w:color="auto" w:fill="FFFFFF"/>
              <w:tabs>
                <w:tab w:val="left" w:leader="dot" w:pos="5040"/>
              </w:tabs>
              <w:ind w:right="144"/>
              <w:jc w:val="right"/>
            </w:pPr>
            <w:r w:rsidRPr="008A3AD8">
              <w:rPr>
                <w:szCs w:val="18"/>
              </w:rPr>
              <w:t>6,093,000</w:t>
            </w:r>
          </w:p>
        </w:tc>
        <w:tc>
          <w:tcPr>
            <w:tcW w:w="1289" w:type="dxa"/>
            <w:tcBorders>
              <w:top w:val="nil"/>
              <w:left w:val="nil"/>
              <w:bottom w:val="nil"/>
              <w:right w:val="nil"/>
            </w:tcBorders>
            <w:shd w:val="clear" w:color="auto" w:fill="FFFFFF"/>
            <w:vAlign w:val="bottom"/>
          </w:tcPr>
          <w:p w14:paraId="66A21CBC" w14:textId="77777777" w:rsidR="004F2EE9" w:rsidRPr="009F59B1" w:rsidRDefault="004F2EE9" w:rsidP="00341CA9">
            <w:pPr>
              <w:shd w:val="clear" w:color="auto" w:fill="FFFFFF"/>
              <w:tabs>
                <w:tab w:val="left" w:leader="dot" w:pos="5040"/>
              </w:tabs>
              <w:ind w:right="144"/>
              <w:jc w:val="right"/>
            </w:pPr>
            <w:r w:rsidRPr="008A3AD8">
              <w:rPr>
                <w:szCs w:val="18"/>
              </w:rPr>
              <w:t>4,600,000</w:t>
            </w:r>
          </w:p>
        </w:tc>
      </w:tr>
      <w:tr w:rsidR="004F2EE9" w:rsidRPr="009F59B1" w14:paraId="66A21CC2" w14:textId="77777777" w:rsidTr="00341CA9">
        <w:trPr>
          <w:trHeight w:val="20"/>
          <w:jc w:val="center"/>
        </w:trPr>
        <w:tc>
          <w:tcPr>
            <w:tcW w:w="5130" w:type="dxa"/>
            <w:tcBorders>
              <w:left w:val="nil"/>
              <w:bottom w:val="nil"/>
              <w:right w:val="nil"/>
            </w:tcBorders>
            <w:shd w:val="clear" w:color="auto" w:fill="FFFFFF"/>
          </w:tcPr>
          <w:p w14:paraId="66A21CBE" w14:textId="77777777" w:rsidR="004F2EE9" w:rsidRPr="009F59B1" w:rsidRDefault="004F2EE9" w:rsidP="00F42282">
            <w:pPr>
              <w:shd w:val="clear" w:color="auto" w:fill="FFFFFF"/>
              <w:tabs>
                <w:tab w:val="left" w:leader="dot" w:pos="5000"/>
              </w:tabs>
              <w:spacing w:before="120"/>
              <w:pPrChange w:id="142" w:author="Proof Communications" w:date="2020-04-27T12:51:00Z">
                <w:pPr>
                  <w:shd w:val="clear" w:color="auto" w:fill="FFFFFF"/>
                  <w:tabs>
                    <w:tab w:val="left" w:leader="dot" w:pos="5000"/>
                  </w:tabs>
                  <w:spacing w:before="120"/>
                  <w:jc w:val="both"/>
                </w:pPr>
              </w:pPrChange>
            </w:pPr>
            <w:r w:rsidRPr="008A3AD8">
              <w:rPr>
                <w:smallCaps/>
                <w:szCs w:val="18"/>
              </w:rPr>
              <w:t xml:space="preserve">Division </w:t>
            </w:r>
            <w:r w:rsidRPr="008A3AD8">
              <w:rPr>
                <w:szCs w:val="18"/>
              </w:rPr>
              <w:t>862.</w:t>
            </w:r>
            <w:r w:rsidRPr="008A3AD8">
              <w:rPr>
                <w:rFonts w:eastAsia="Times New Roman"/>
                <w:szCs w:val="18"/>
              </w:rPr>
              <w:t>—PAYMENTS TO OR FOR THE STATES AND THE NORTHERN TERRITORY</w:t>
            </w:r>
          </w:p>
        </w:tc>
        <w:tc>
          <w:tcPr>
            <w:tcW w:w="1350" w:type="dxa"/>
            <w:tcBorders>
              <w:top w:val="single" w:sz="6" w:space="0" w:color="auto"/>
              <w:left w:val="nil"/>
              <w:bottom w:val="nil"/>
              <w:right w:val="single" w:sz="6" w:space="0" w:color="auto"/>
            </w:tcBorders>
            <w:shd w:val="clear" w:color="auto" w:fill="FFFFFF"/>
            <w:vAlign w:val="bottom"/>
          </w:tcPr>
          <w:p w14:paraId="66A21CBF" w14:textId="77777777" w:rsidR="004F2EE9" w:rsidRPr="009F59B1" w:rsidRDefault="004F2EE9" w:rsidP="00341CA9">
            <w:pPr>
              <w:shd w:val="clear" w:color="auto" w:fill="FFFFFF"/>
              <w:tabs>
                <w:tab w:val="left" w:leader="dot" w:pos="5040"/>
              </w:tabs>
              <w:ind w:right="144"/>
              <w:jc w:val="right"/>
            </w:pPr>
          </w:p>
        </w:tc>
        <w:tc>
          <w:tcPr>
            <w:tcW w:w="1260" w:type="dxa"/>
            <w:tcBorders>
              <w:top w:val="nil"/>
              <w:left w:val="single" w:sz="6" w:space="0" w:color="auto"/>
              <w:bottom w:val="nil"/>
              <w:right w:val="nil"/>
            </w:tcBorders>
            <w:vAlign w:val="bottom"/>
          </w:tcPr>
          <w:p w14:paraId="66A21CC0" w14:textId="77777777" w:rsidR="004F2EE9" w:rsidRPr="009F59B1" w:rsidRDefault="004F2EE9" w:rsidP="00341CA9">
            <w:pPr>
              <w:tabs>
                <w:tab w:val="left" w:leader="dot" w:pos="5040"/>
              </w:tabs>
              <w:ind w:right="144"/>
              <w:jc w:val="right"/>
            </w:pPr>
          </w:p>
        </w:tc>
        <w:tc>
          <w:tcPr>
            <w:tcW w:w="1289" w:type="dxa"/>
            <w:tcBorders>
              <w:top w:val="nil"/>
              <w:left w:val="nil"/>
              <w:bottom w:val="nil"/>
              <w:right w:val="nil"/>
            </w:tcBorders>
            <w:vAlign w:val="bottom"/>
          </w:tcPr>
          <w:p w14:paraId="66A21CC1" w14:textId="77777777" w:rsidR="004F2EE9" w:rsidRPr="009F59B1" w:rsidRDefault="004F2EE9" w:rsidP="00341CA9">
            <w:pPr>
              <w:tabs>
                <w:tab w:val="left" w:leader="dot" w:pos="5040"/>
              </w:tabs>
              <w:ind w:right="144"/>
              <w:jc w:val="right"/>
            </w:pPr>
          </w:p>
        </w:tc>
      </w:tr>
      <w:tr w:rsidR="004F2EE9" w:rsidRPr="009F59B1" w14:paraId="66A21CC7" w14:textId="77777777" w:rsidTr="00341CA9">
        <w:trPr>
          <w:trHeight w:val="20"/>
          <w:jc w:val="center"/>
        </w:trPr>
        <w:tc>
          <w:tcPr>
            <w:tcW w:w="5130" w:type="dxa"/>
            <w:tcBorders>
              <w:top w:val="nil"/>
              <w:left w:val="nil"/>
              <w:bottom w:val="nil"/>
              <w:right w:val="nil"/>
            </w:tcBorders>
            <w:shd w:val="clear" w:color="auto" w:fill="FFFFFF"/>
          </w:tcPr>
          <w:p w14:paraId="66A21CC3" w14:textId="77777777" w:rsidR="004F2EE9" w:rsidRPr="009F59B1" w:rsidRDefault="004F2EE9" w:rsidP="0091688F">
            <w:pPr>
              <w:shd w:val="clear" w:color="auto" w:fill="FFFFFF"/>
              <w:tabs>
                <w:tab w:val="left" w:leader="dot" w:pos="5000"/>
              </w:tabs>
              <w:ind w:left="115"/>
            </w:pPr>
            <w:r w:rsidRPr="008A3AD8">
              <w:rPr>
                <w:szCs w:val="18"/>
              </w:rPr>
              <w:t>01. Blood transfusion services</w:t>
            </w:r>
            <w:r w:rsidR="004B4092">
              <w:rPr>
                <w:szCs w:val="18"/>
              </w:rPr>
              <w:tab/>
            </w:r>
          </w:p>
        </w:tc>
        <w:tc>
          <w:tcPr>
            <w:tcW w:w="1350" w:type="dxa"/>
            <w:tcBorders>
              <w:top w:val="nil"/>
              <w:left w:val="nil"/>
              <w:bottom w:val="nil"/>
              <w:right w:val="single" w:sz="6" w:space="0" w:color="auto"/>
            </w:tcBorders>
            <w:shd w:val="clear" w:color="auto" w:fill="FFFFFF"/>
            <w:vAlign w:val="bottom"/>
          </w:tcPr>
          <w:p w14:paraId="66A21CC4" w14:textId="77777777" w:rsidR="004F2EE9" w:rsidRPr="009F59B1" w:rsidRDefault="004F2EE9" w:rsidP="00341CA9">
            <w:pPr>
              <w:shd w:val="clear" w:color="auto" w:fill="FFFFFF"/>
              <w:tabs>
                <w:tab w:val="left" w:leader="dot" w:pos="5040"/>
              </w:tabs>
              <w:ind w:right="144"/>
              <w:jc w:val="right"/>
            </w:pPr>
            <w:r w:rsidRPr="008A3AD8">
              <w:rPr>
                <w:szCs w:val="18"/>
              </w:rPr>
              <w:t>77,000</w:t>
            </w:r>
          </w:p>
        </w:tc>
        <w:tc>
          <w:tcPr>
            <w:tcW w:w="1260" w:type="dxa"/>
            <w:tcBorders>
              <w:top w:val="nil"/>
              <w:left w:val="single" w:sz="6" w:space="0" w:color="auto"/>
              <w:bottom w:val="nil"/>
              <w:right w:val="nil"/>
            </w:tcBorders>
            <w:shd w:val="clear" w:color="auto" w:fill="FFFFFF"/>
            <w:vAlign w:val="bottom"/>
          </w:tcPr>
          <w:p w14:paraId="66A21CC5" w14:textId="77777777" w:rsidR="004F2EE9" w:rsidRPr="009F59B1" w:rsidRDefault="004F2EE9" w:rsidP="00341CA9">
            <w:pPr>
              <w:shd w:val="clear" w:color="auto" w:fill="FFFFFF"/>
              <w:tabs>
                <w:tab w:val="left" w:leader="dot" w:pos="5040"/>
              </w:tabs>
              <w:ind w:right="144"/>
              <w:jc w:val="right"/>
            </w:pPr>
            <w:r w:rsidRPr="008A3AD8">
              <w:rPr>
                <w:szCs w:val="18"/>
              </w:rPr>
              <w:t>8,070,000</w:t>
            </w:r>
          </w:p>
        </w:tc>
        <w:tc>
          <w:tcPr>
            <w:tcW w:w="1289" w:type="dxa"/>
            <w:tcBorders>
              <w:top w:val="nil"/>
              <w:left w:val="nil"/>
              <w:bottom w:val="nil"/>
              <w:right w:val="nil"/>
            </w:tcBorders>
            <w:shd w:val="clear" w:color="auto" w:fill="FFFFFF"/>
            <w:vAlign w:val="bottom"/>
          </w:tcPr>
          <w:p w14:paraId="66A21CC6" w14:textId="77777777" w:rsidR="004F2EE9" w:rsidRPr="009F59B1" w:rsidRDefault="004F2EE9" w:rsidP="00341CA9">
            <w:pPr>
              <w:shd w:val="clear" w:color="auto" w:fill="FFFFFF"/>
              <w:tabs>
                <w:tab w:val="left" w:leader="dot" w:pos="5040"/>
              </w:tabs>
              <w:ind w:right="144"/>
              <w:jc w:val="right"/>
            </w:pPr>
            <w:r w:rsidRPr="008A3AD8">
              <w:rPr>
                <w:szCs w:val="18"/>
              </w:rPr>
              <w:t>7,470,731</w:t>
            </w:r>
          </w:p>
        </w:tc>
      </w:tr>
      <w:tr w:rsidR="004F2EE9" w:rsidRPr="009F59B1" w14:paraId="66A21CCC" w14:textId="77777777" w:rsidTr="00341CA9">
        <w:trPr>
          <w:trHeight w:val="20"/>
          <w:jc w:val="center"/>
        </w:trPr>
        <w:tc>
          <w:tcPr>
            <w:tcW w:w="5130" w:type="dxa"/>
            <w:tcBorders>
              <w:top w:val="nil"/>
              <w:left w:val="nil"/>
              <w:right w:val="nil"/>
            </w:tcBorders>
            <w:shd w:val="clear" w:color="auto" w:fill="FFFFFF"/>
          </w:tcPr>
          <w:p w14:paraId="66A21CC8" w14:textId="77777777" w:rsidR="004F2EE9" w:rsidRPr="009F59B1" w:rsidRDefault="004F2EE9" w:rsidP="0091688F">
            <w:pPr>
              <w:shd w:val="clear" w:color="auto" w:fill="FFFFFF"/>
              <w:tabs>
                <w:tab w:val="left" w:leader="dot" w:pos="5000"/>
              </w:tabs>
              <w:ind w:left="691" w:hanging="576"/>
            </w:pPr>
            <w:r w:rsidRPr="008A3AD8">
              <w:rPr>
                <w:szCs w:val="18"/>
              </w:rPr>
              <w:t>07. Paramedical Services</w:t>
            </w:r>
            <w:r w:rsidRPr="008A3AD8">
              <w:rPr>
                <w:rFonts w:eastAsia="Times New Roman"/>
                <w:szCs w:val="18"/>
              </w:rPr>
              <w:t xml:space="preserve">—Grants additional to those authorized by </w:t>
            </w:r>
            <w:r w:rsidRPr="008A3AD8">
              <w:rPr>
                <w:rFonts w:eastAsia="Times New Roman"/>
                <w:i/>
                <w:iCs/>
                <w:szCs w:val="18"/>
              </w:rPr>
              <w:t xml:space="preserve">States Grants </w:t>
            </w:r>
            <w:r w:rsidR="00124521" w:rsidRPr="008A3AD8">
              <w:rPr>
                <w:rFonts w:eastAsia="Times New Roman"/>
                <w:iCs/>
                <w:szCs w:val="18"/>
              </w:rPr>
              <w:t>(</w:t>
            </w:r>
            <w:r w:rsidRPr="008A3AD8">
              <w:rPr>
                <w:rFonts w:eastAsia="Times New Roman"/>
                <w:i/>
                <w:iCs/>
                <w:szCs w:val="18"/>
              </w:rPr>
              <w:t>Paramedical Services</w:t>
            </w:r>
            <w:r w:rsidR="00124521" w:rsidRPr="008A3AD8">
              <w:rPr>
                <w:rFonts w:eastAsia="Times New Roman"/>
                <w:iCs/>
                <w:szCs w:val="18"/>
              </w:rPr>
              <w:t>)</w:t>
            </w:r>
            <w:r w:rsidRPr="008A3AD8">
              <w:rPr>
                <w:rFonts w:eastAsia="Times New Roman"/>
                <w:i/>
                <w:iCs/>
                <w:szCs w:val="18"/>
              </w:rPr>
              <w:t xml:space="preserve"> Act </w:t>
            </w:r>
            <w:r w:rsidRPr="008A3AD8">
              <w:rPr>
                <w:rFonts w:eastAsia="Times New Roman"/>
                <w:szCs w:val="18"/>
              </w:rPr>
              <w:t>1969</w:t>
            </w:r>
            <w:r w:rsidR="000F7BA8">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CC9" w14:textId="77777777" w:rsidR="004F2EE9" w:rsidRPr="009F59B1" w:rsidRDefault="004F2EE9" w:rsidP="00341CA9">
            <w:pPr>
              <w:shd w:val="clear" w:color="auto" w:fill="FFFFFF"/>
              <w:tabs>
                <w:tab w:val="left" w:leader="dot" w:pos="5040"/>
              </w:tabs>
              <w:ind w:right="144"/>
              <w:jc w:val="right"/>
            </w:pPr>
            <w:r w:rsidRPr="008A3AD8">
              <w:rPr>
                <w:szCs w:val="18"/>
              </w:rPr>
              <w:t>74,000</w:t>
            </w:r>
          </w:p>
        </w:tc>
        <w:tc>
          <w:tcPr>
            <w:tcW w:w="1260" w:type="dxa"/>
            <w:tcBorders>
              <w:top w:val="nil"/>
              <w:left w:val="single" w:sz="6" w:space="0" w:color="auto"/>
              <w:bottom w:val="nil"/>
              <w:right w:val="nil"/>
            </w:tcBorders>
            <w:shd w:val="clear" w:color="auto" w:fill="FFFFFF"/>
            <w:vAlign w:val="bottom"/>
          </w:tcPr>
          <w:p w14:paraId="66A21CCA" w14:textId="77777777" w:rsidR="004F2EE9" w:rsidRPr="009F59B1" w:rsidRDefault="004F2EE9" w:rsidP="00341CA9">
            <w:pPr>
              <w:shd w:val="clear" w:color="auto" w:fill="FFFFFF"/>
              <w:tabs>
                <w:tab w:val="left" w:leader="dot" w:pos="5040"/>
              </w:tabs>
              <w:ind w:right="144"/>
              <w:jc w:val="right"/>
            </w:pPr>
            <w:r w:rsidRPr="008A3AD8">
              <w:rPr>
                <w:szCs w:val="18"/>
              </w:rPr>
              <w:t>806,000</w:t>
            </w:r>
          </w:p>
        </w:tc>
        <w:tc>
          <w:tcPr>
            <w:tcW w:w="1289" w:type="dxa"/>
            <w:tcBorders>
              <w:top w:val="nil"/>
              <w:left w:val="nil"/>
              <w:bottom w:val="nil"/>
              <w:right w:val="nil"/>
            </w:tcBorders>
            <w:shd w:val="clear" w:color="auto" w:fill="FFFFFF"/>
            <w:vAlign w:val="bottom"/>
          </w:tcPr>
          <w:p w14:paraId="66A21CCB" w14:textId="77777777" w:rsidR="004F2EE9" w:rsidRPr="009F59B1" w:rsidRDefault="004F2EE9" w:rsidP="00341CA9">
            <w:pPr>
              <w:shd w:val="clear" w:color="auto" w:fill="FFFFFF"/>
              <w:tabs>
                <w:tab w:val="left" w:leader="dot" w:pos="5040"/>
              </w:tabs>
              <w:ind w:right="144"/>
              <w:jc w:val="right"/>
            </w:pPr>
            <w:r w:rsidRPr="008A3AD8">
              <w:rPr>
                <w:szCs w:val="18"/>
              </w:rPr>
              <w:t>772,000</w:t>
            </w:r>
          </w:p>
        </w:tc>
      </w:tr>
      <w:tr w:rsidR="004F2EE9" w:rsidRPr="009F59B1" w14:paraId="66A21CD1" w14:textId="77777777" w:rsidTr="00341CA9">
        <w:trPr>
          <w:trHeight w:val="20"/>
          <w:jc w:val="center"/>
        </w:trPr>
        <w:tc>
          <w:tcPr>
            <w:tcW w:w="5130" w:type="dxa"/>
            <w:tcBorders>
              <w:left w:val="nil"/>
              <w:right w:val="nil"/>
            </w:tcBorders>
            <w:shd w:val="clear" w:color="auto" w:fill="FFFFFF"/>
          </w:tcPr>
          <w:p w14:paraId="66A21CCD" w14:textId="77777777" w:rsidR="004F2EE9" w:rsidRPr="009F59B1" w:rsidRDefault="00F2277B" w:rsidP="004B4092">
            <w:pPr>
              <w:shd w:val="clear" w:color="auto" w:fill="FFFFFF"/>
              <w:tabs>
                <w:tab w:val="left" w:leader="dot" w:pos="500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862</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CCE" w14:textId="77777777" w:rsidR="004F2EE9" w:rsidRPr="009F59B1" w:rsidRDefault="004F2EE9" w:rsidP="00341CA9">
            <w:pPr>
              <w:shd w:val="clear" w:color="auto" w:fill="FFFFFF"/>
              <w:tabs>
                <w:tab w:val="left" w:leader="dot" w:pos="5040"/>
              </w:tabs>
              <w:ind w:right="144"/>
              <w:jc w:val="right"/>
            </w:pPr>
            <w:r w:rsidRPr="008A3AD8">
              <w:rPr>
                <w:b/>
                <w:bCs/>
                <w:szCs w:val="18"/>
              </w:rPr>
              <w:t>151,000</w:t>
            </w:r>
          </w:p>
        </w:tc>
        <w:tc>
          <w:tcPr>
            <w:tcW w:w="1260" w:type="dxa"/>
            <w:tcBorders>
              <w:top w:val="nil"/>
              <w:left w:val="single" w:sz="6" w:space="0" w:color="auto"/>
              <w:bottom w:val="nil"/>
              <w:right w:val="nil"/>
            </w:tcBorders>
            <w:shd w:val="clear" w:color="auto" w:fill="FFFFFF"/>
            <w:vAlign w:val="bottom"/>
          </w:tcPr>
          <w:p w14:paraId="66A21CCF" w14:textId="77777777" w:rsidR="004F2EE9" w:rsidRPr="009F59B1" w:rsidRDefault="004F2EE9" w:rsidP="00341CA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CD0" w14:textId="77777777" w:rsidR="004F2EE9" w:rsidRPr="009F59B1" w:rsidRDefault="004F2EE9" w:rsidP="00341CA9">
            <w:pPr>
              <w:shd w:val="clear" w:color="auto" w:fill="FFFFFF"/>
              <w:tabs>
                <w:tab w:val="left" w:leader="dot" w:pos="5040"/>
              </w:tabs>
              <w:ind w:right="144"/>
              <w:jc w:val="right"/>
            </w:pPr>
          </w:p>
        </w:tc>
      </w:tr>
      <w:tr w:rsidR="004F2EE9" w:rsidRPr="009F59B1" w14:paraId="66A21CD6" w14:textId="77777777" w:rsidTr="00341CA9">
        <w:trPr>
          <w:trHeight w:val="20"/>
          <w:jc w:val="center"/>
        </w:trPr>
        <w:tc>
          <w:tcPr>
            <w:tcW w:w="5130" w:type="dxa"/>
            <w:tcBorders>
              <w:left w:val="nil"/>
              <w:bottom w:val="nil"/>
              <w:right w:val="nil"/>
            </w:tcBorders>
            <w:shd w:val="clear" w:color="auto" w:fill="FFFFFF"/>
          </w:tcPr>
          <w:p w14:paraId="66A21CD2" w14:textId="77777777" w:rsidR="004F2EE9" w:rsidRPr="009F59B1" w:rsidRDefault="004F2EE9" w:rsidP="004B4092">
            <w:pPr>
              <w:shd w:val="clear" w:color="auto" w:fill="FFFFFF"/>
              <w:tabs>
                <w:tab w:val="left" w:leader="dot" w:pos="5000"/>
              </w:tabs>
              <w:spacing w:before="120"/>
              <w:jc w:val="both"/>
            </w:pPr>
            <w:r w:rsidRPr="008A3AD8">
              <w:rPr>
                <w:smallCaps/>
                <w:szCs w:val="18"/>
              </w:rPr>
              <w:t xml:space="preserve">Division </w:t>
            </w:r>
            <w:r w:rsidRPr="008A3AD8">
              <w:rPr>
                <w:szCs w:val="18"/>
              </w:rPr>
              <w:t>863.</w:t>
            </w:r>
            <w:r w:rsidRPr="008A3AD8">
              <w:rPr>
                <w:rFonts w:eastAsia="Times New Roman"/>
                <w:szCs w:val="18"/>
              </w:rPr>
              <w:t>—OTHER SERVICES</w:t>
            </w:r>
          </w:p>
        </w:tc>
        <w:tc>
          <w:tcPr>
            <w:tcW w:w="1350" w:type="dxa"/>
            <w:tcBorders>
              <w:top w:val="single" w:sz="6" w:space="0" w:color="auto"/>
              <w:left w:val="nil"/>
              <w:bottom w:val="nil"/>
              <w:right w:val="single" w:sz="6" w:space="0" w:color="auto"/>
            </w:tcBorders>
            <w:shd w:val="clear" w:color="auto" w:fill="FFFFFF"/>
            <w:vAlign w:val="bottom"/>
          </w:tcPr>
          <w:p w14:paraId="66A21CD3" w14:textId="77777777" w:rsidR="004F2EE9" w:rsidRPr="009F59B1" w:rsidRDefault="004F2EE9" w:rsidP="00341CA9">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CD4" w14:textId="77777777" w:rsidR="004F2EE9" w:rsidRPr="009F59B1" w:rsidRDefault="004F2EE9" w:rsidP="00341CA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CD5" w14:textId="77777777" w:rsidR="004F2EE9" w:rsidRPr="009F59B1" w:rsidRDefault="004F2EE9" w:rsidP="00341CA9">
            <w:pPr>
              <w:shd w:val="clear" w:color="auto" w:fill="FFFFFF"/>
              <w:tabs>
                <w:tab w:val="left" w:leader="dot" w:pos="5040"/>
              </w:tabs>
              <w:ind w:right="144"/>
              <w:jc w:val="right"/>
            </w:pPr>
          </w:p>
        </w:tc>
      </w:tr>
      <w:tr w:rsidR="004F2EE9" w:rsidRPr="009F59B1" w14:paraId="66A21CDB" w14:textId="77777777" w:rsidTr="004B4092">
        <w:trPr>
          <w:trHeight w:val="20"/>
          <w:jc w:val="center"/>
        </w:trPr>
        <w:tc>
          <w:tcPr>
            <w:tcW w:w="5130" w:type="dxa"/>
            <w:tcBorders>
              <w:top w:val="nil"/>
              <w:left w:val="nil"/>
              <w:right w:val="nil"/>
            </w:tcBorders>
            <w:shd w:val="clear" w:color="auto" w:fill="FFFFFF"/>
          </w:tcPr>
          <w:p w14:paraId="66A21CD7" w14:textId="77777777" w:rsidR="004F2EE9" w:rsidRPr="009F59B1" w:rsidRDefault="004F2EE9" w:rsidP="00F42282">
            <w:pPr>
              <w:shd w:val="clear" w:color="auto" w:fill="FFFFFF"/>
              <w:tabs>
                <w:tab w:val="left" w:leader="dot" w:pos="5000"/>
              </w:tabs>
              <w:ind w:left="691" w:hanging="576"/>
              <w:pPrChange w:id="143" w:author="Proof Communications" w:date="2020-04-27T12:52:00Z">
                <w:pPr>
                  <w:shd w:val="clear" w:color="auto" w:fill="FFFFFF"/>
                  <w:tabs>
                    <w:tab w:val="left" w:leader="dot" w:pos="5000"/>
                  </w:tabs>
                  <w:ind w:left="691" w:hanging="576"/>
                  <w:jc w:val="both"/>
                </w:pPr>
              </w:pPrChange>
            </w:pPr>
            <w:r w:rsidRPr="008A3AD8">
              <w:rPr>
                <w:szCs w:val="18"/>
              </w:rPr>
              <w:t>04. Grant to Walter and Eliza Hall Institute towards cost of new building</w:t>
            </w:r>
            <w:r w:rsidR="000F7BA8">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CD8" w14:textId="77777777" w:rsidR="004F2EE9" w:rsidRPr="009F59B1" w:rsidRDefault="004F2EE9" w:rsidP="00341CA9">
            <w:pPr>
              <w:shd w:val="clear" w:color="auto" w:fill="FFFFFF"/>
              <w:tabs>
                <w:tab w:val="left" w:leader="dot" w:pos="5040"/>
              </w:tabs>
              <w:ind w:right="144"/>
              <w:jc w:val="right"/>
            </w:pPr>
            <w:r w:rsidRPr="008A3AD8">
              <w:rPr>
                <w:b/>
                <w:bCs/>
                <w:szCs w:val="18"/>
              </w:rPr>
              <w:t>550,000</w:t>
            </w:r>
          </w:p>
        </w:tc>
        <w:tc>
          <w:tcPr>
            <w:tcW w:w="1260" w:type="dxa"/>
            <w:tcBorders>
              <w:top w:val="nil"/>
              <w:left w:val="single" w:sz="6" w:space="0" w:color="auto"/>
              <w:bottom w:val="nil"/>
              <w:right w:val="nil"/>
            </w:tcBorders>
            <w:shd w:val="clear" w:color="auto" w:fill="FFFFFF"/>
            <w:vAlign w:val="bottom"/>
          </w:tcPr>
          <w:p w14:paraId="66A21CD9" w14:textId="77777777" w:rsidR="004F2EE9" w:rsidRPr="009F59B1" w:rsidRDefault="004F2EE9" w:rsidP="00341CA9">
            <w:pPr>
              <w:shd w:val="clear" w:color="auto" w:fill="FFFFFF"/>
              <w:tabs>
                <w:tab w:val="left" w:leader="dot" w:pos="5040"/>
              </w:tabs>
              <w:ind w:right="144"/>
              <w:jc w:val="right"/>
            </w:pPr>
            <w:r w:rsidRPr="009F59B1">
              <w:t>..</w:t>
            </w:r>
          </w:p>
        </w:tc>
        <w:tc>
          <w:tcPr>
            <w:tcW w:w="1289" w:type="dxa"/>
            <w:tcBorders>
              <w:top w:val="nil"/>
              <w:left w:val="nil"/>
              <w:bottom w:val="nil"/>
              <w:right w:val="nil"/>
            </w:tcBorders>
            <w:shd w:val="clear" w:color="auto" w:fill="FFFFFF"/>
            <w:vAlign w:val="bottom"/>
          </w:tcPr>
          <w:p w14:paraId="66A21CDA" w14:textId="77777777" w:rsidR="004F2EE9" w:rsidRPr="009F59B1" w:rsidRDefault="004F2EE9" w:rsidP="00341CA9">
            <w:pPr>
              <w:shd w:val="clear" w:color="auto" w:fill="FFFFFF"/>
              <w:tabs>
                <w:tab w:val="left" w:leader="dot" w:pos="5040"/>
              </w:tabs>
              <w:ind w:right="144"/>
              <w:jc w:val="right"/>
            </w:pPr>
            <w:r w:rsidRPr="009F59B1">
              <w:t>..</w:t>
            </w:r>
          </w:p>
        </w:tc>
      </w:tr>
      <w:tr w:rsidR="004F2EE9" w:rsidRPr="009F59B1" w14:paraId="66A21CE0" w14:textId="77777777" w:rsidTr="004B4092">
        <w:trPr>
          <w:trHeight w:val="20"/>
          <w:jc w:val="center"/>
        </w:trPr>
        <w:tc>
          <w:tcPr>
            <w:tcW w:w="5130" w:type="dxa"/>
            <w:tcBorders>
              <w:left w:val="nil"/>
              <w:bottom w:val="single" w:sz="4" w:space="0" w:color="auto"/>
              <w:right w:val="nil"/>
            </w:tcBorders>
            <w:shd w:val="clear" w:color="auto" w:fill="FFFFFF"/>
          </w:tcPr>
          <w:p w14:paraId="66A21CDC" w14:textId="77777777" w:rsidR="004F2EE9" w:rsidRPr="009F59B1" w:rsidRDefault="004F2EE9" w:rsidP="004B4092">
            <w:pPr>
              <w:shd w:val="clear" w:color="auto" w:fill="FFFFFF"/>
              <w:tabs>
                <w:tab w:val="left" w:leader="dot" w:pos="5000"/>
              </w:tabs>
              <w:spacing w:before="60" w:after="60"/>
              <w:jc w:val="both"/>
            </w:pPr>
            <w:r w:rsidRPr="008A3AD8">
              <w:rPr>
                <w:b/>
                <w:bCs/>
                <w:szCs w:val="18"/>
              </w:rPr>
              <w:t>Total: Department of Health</w:t>
            </w:r>
            <w:r w:rsidR="004B4092">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CDD" w14:textId="77777777" w:rsidR="004F2EE9" w:rsidRPr="009F59B1" w:rsidRDefault="004F2EE9" w:rsidP="004B4092">
            <w:pPr>
              <w:shd w:val="clear" w:color="auto" w:fill="FFFFFF"/>
              <w:tabs>
                <w:tab w:val="left" w:leader="dot" w:pos="5040"/>
              </w:tabs>
              <w:spacing w:before="60" w:after="60"/>
              <w:ind w:right="144"/>
              <w:jc w:val="right"/>
            </w:pPr>
            <w:r w:rsidRPr="008A3AD8">
              <w:rPr>
                <w:b/>
                <w:bCs/>
                <w:szCs w:val="18"/>
              </w:rPr>
              <w:t>1,401,000</w:t>
            </w:r>
          </w:p>
        </w:tc>
        <w:tc>
          <w:tcPr>
            <w:tcW w:w="1260" w:type="dxa"/>
            <w:tcBorders>
              <w:top w:val="nil"/>
              <w:left w:val="single" w:sz="6" w:space="0" w:color="auto"/>
              <w:bottom w:val="single" w:sz="6" w:space="0" w:color="auto"/>
              <w:right w:val="nil"/>
            </w:tcBorders>
            <w:shd w:val="clear" w:color="auto" w:fill="FFFFFF"/>
            <w:vAlign w:val="bottom"/>
          </w:tcPr>
          <w:p w14:paraId="66A21CDE" w14:textId="77777777" w:rsidR="004F2EE9" w:rsidRPr="009F59B1" w:rsidRDefault="004F2EE9" w:rsidP="00341CA9">
            <w:pPr>
              <w:shd w:val="clear" w:color="auto" w:fill="FFFFFF"/>
              <w:tabs>
                <w:tab w:val="left" w:leader="dot" w:pos="5040"/>
              </w:tabs>
              <w:ind w:right="144"/>
              <w:jc w:val="right"/>
            </w:pPr>
          </w:p>
        </w:tc>
        <w:tc>
          <w:tcPr>
            <w:tcW w:w="1289" w:type="dxa"/>
            <w:tcBorders>
              <w:top w:val="nil"/>
              <w:left w:val="nil"/>
              <w:bottom w:val="single" w:sz="6" w:space="0" w:color="auto"/>
              <w:right w:val="nil"/>
            </w:tcBorders>
            <w:shd w:val="clear" w:color="auto" w:fill="FFFFFF"/>
            <w:vAlign w:val="bottom"/>
          </w:tcPr>
          <w:p w14:paraId="66A21CDF" w14:textId="77777777" w:rsidR="004F2EE9" w:rsidRPr="009F59B1" w:rsidRDefault="004F2EE9" w:rsidP="00341CA9">
            <w:pPr>
              <w:shd w:val="clear" w:color="auto" w:fill="FFFFFF"/>
              <w:tabs>
                <w:tab w:val="left" w:leader="dot" w:pos="5040"/>
              </w:tabs>
              <w:ind w:right="144"/>
              <w:jc w:val="right"/>
            </w:pPr>
          </w:p>
        </w:tc>
      </w:tr>
      <w:tr w:rsidR="004F2EE9" w:rsidRPr="009F59B1" w14:paraId="66A21CE5" w14:textId="77777777" w:rsidTr="004B4092">
        <w:trPr>
          <w:trHeight w:val="20"/>
          <w:jc w:val="center"/>
        </w:trPr>
        <w:tc>
          <w:tcPr>
            <w:tcW w:w="5130" w:type="dxa"/>
            <w:tcBorders>
              <w:top w:val="single" w:sz="4" w:space="0" w:color="auto"/>
              <w:left w:val="nil"/>
              <w:bottom w:val="nil"/>
              <w:right w:val="nil"/>
            </w:tcBorders>
            <w:shd w:val="clear" w:color="auto" w:fill="FFFFFF"/>
          </w:tcPr>
          <w:p w14:paraId="66A21CE1" w14:textId="77777777" w:rsidR="004F2EE9" w:rsidRPr="00043772" w:rsidRDefault="004F2EE9" w:rsidP="00F42282">
            <w:pPr>
              <w:shd w:val="clear" w:color="auto" w:fill="FFFFFF"/>
              <w:tabs>
                <w:tab w:val="left" w:leader="dot" w:pos="5000"/>
              </w:tabs>
              <w:spacing w:before="480"/>
              <w:rPr>
                <w:b/>
              </w:rPr>
              <w:pPrChange w:id="144" w:author="Proof Communications" w:date="2020-04-27T12:52:00Z">
                <w:pPr>
                  <w:shd w:val="clear" w:color="auto" w:fill="FFFFFF"/>
                  <w:tabs>
                    <w:tab w:val="left" w:leader="dot" w:pos="5000"/>
                  </w:tabs>
                  <w:spacing w:before="480"/>
                  <w:jc w:val="both"/>
                </w:pPr>
              </w:pPrChange>
            </w:pPr>
            <w:r w:rsidRPr="00043772">
              <w:rPr>
                <w:b/>
                <w:szCs w:val="18"/>
              </w:rPr>
              <w:t>DEPARTMENT OF HOME AFFAIRS AND ENVIRONMENT</w:t>
            </w:r>
          </w:p>
        </w:tc>
        <w:tc>
          <w:tcPr>
            <w:tcW w:w="1350" w:type="dxa"/>
            <w:tcBorders>
              <w:top w:val="single" w:sz="6" w:space="0" w:color="auto"/>
              <w:left w:val="nil"/>
              <w:bottom w:val="nil"/>
              <w:right w:val="single" w:sz="6" w:space="0" w:color="auto"/>
            </w:tcBorders>
            <w:shd w:val="clear" w:color="auto" w:fill="FFFFFF"/>
            <w:vAlign w:val="bottom"/>
          </w:tcPr>
          <w:p w14:paraId="66A21CE2" w14:textId="77777777" w:rsidR="004F2EE9" w:rsidRPr="009F59B1" w:rsidRDefault="004F2EE9" w:rsidP="00341CA9">
            <w:pPr>
              <w:shd w:val="clear" w:color="auto" w:fill="FFFFFF"/>
              <w:tabs>
                <w:tab w:val="left" w:leader="dot" w:pos="5040"/>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66A21CE3" w14:textId="77777777" w:rsidR="004F2EE9" w:rsidRPr="009F59B1" w:rsidRDefault="004F2EE9" w:rsidP="00341CA9">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6A21CE4" w14:textId="77777777" w:rsidR="004F2EE9" w:rsidRPr="009F59B1" w:rsidRDefault="004F2EE9" w:rsidP="00341CA9">
            <w:pPr>
              <w:shd w:val="clear" w:color="auto" w:fill="FFFFFF"/>
              <w:tabs>
                <w:tab w:val="left" w:leader="dot" w:pos="5040"/>
              </w:tabs>
              <w:ind w:right="144"/>
              <w:jc w:val="right"/>
            </w:pPr>
          </w:p>
        </w:tc>
      </w:tr>
      <w:tr w:rsidR="004F2EE9" w:rsidRPr="009F59B1" w14:paraId="66A21CEA" w14:textId="77777777" w:rsidTr="00341CA9">
        <w:trPr>
          <w:trHeight w:val="20"/>
          <w:jc w:val="center"/>
        </w:trPr>
        <w:tc>
          <w:tcPr>
            <w:tcW w:w="5130" w:type="dxa"/>
            <w:tcBorders>
              <w:top w:val="nil"/>
              <w:left w:val="nil"/>
              <w:bottom w:val="nil"/>
              <w:right w:val="nil"/>
            </w:tcBorders>
            <w:shd w:val="clear" w:color="auto" w:fill="FFFFFF"/>
          </w:tcPr>
          <w:p w14:paraId="66A21CE6" w14:textId="77777777" w:rsidR="004F2EE9" w:rsidRPr="009F59B1" w:rsidRDefault="004F2EE9" w:rsidP="004B4092">
            <w:pPr>
              <w:shd w:val="clear" w:color="auto" w:fill="FFFFFF"/>
              <w:tabs>
                <w:tab w:val="left" w:leader="dot" w:pos="5000"/>
              </w:tabs>
              <w:spacing w:before="120"/>
              <w:jc w:val="both"/>
            </w:pPr>
            <w:r w:rsidRPr="008A3AD8">
              <w:rPr>
                <w:smallCaps/>
                <w:szCs w:val="18"/>
              </w:rPr>
              <w:t xml:space="preserve">Division </w:t>
            </w:r>
            <w:r w:rsidRPr="008A3AD8">
              <w:rPr>
                <w:szCs w:val="18"/>
              </w:rPr>
              <w:t>866.</w:t>
            </w:r>
            <w:r w:rsidRPr="008A3AD8">
              <w:rPr>
                <w:rFonts w:eastAsia="Times New Roman"/>
                <w:szCs w:val="18"/>
              </w:rPr>
              <w:t>—CAPITAL WORKS AND SERVICES</w:t>
            </w:r>
          </w:p>
        </w:tc>
        <w:tc>
          <w:tcPr>
            <w:tcW w:w="1350" w:type="dxa"/>
            <w:tcBorders>
              <w:top w:val="nil"/>
              <w:left w:val="nil"/>
              <w:bottom w:val="nil"/>
              <w:right w:val="single" w:sz="6" w:space="0" w:color="auto"/>
            </w:tcBorders>
            <w:shd w:val="clear" w:color="auto" w:fill="FFFFFF"/>
            <w:vAlign w:val="bottom"/>
          </w:tcPr>
          <w:p w14:paraId="66A21CE7" w14:textId="77777777" w:rsidR="004F2EE9" w:rsidRPr="009F59B1" w:rsidRDefault="004F2EE9" w:rsidP="00341CA9">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CE8" w14:textId="77777777" w:rsidR="004F2EE9" w:rsidRPr="009F59B1" w:rsidRDefault="004F2EE9" w:rsidP="00341CA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CE9" w14:textId="77777777" w:rsidR="004F2EE9" w:rsidRPr="009F59B1" w:rsidRDefault="004F2EE9" w:rsidP="00341CA9">
            <w:pPr>
              <w:shd w:val="clear" w:color="auto" w:fill="FFFFFF"/>
              <w:tabs>
                <w:tab w:val="left" w:leader="dot" w:pos="5040"/>
              </w:tabs>
              <w:ind w:right="144"/>
              <w:jc w:val="right"/>
            </w:pPr>
          </w:p>
        </w:tc>
      </w:tr>
      <w:tr w:rsidR="004F2EE9" w:rsidRPr="009F59B1" w14:paraId="66A21CEF" w14:textId="77777777" w:rsidTr="00341CA9">
        <w:trPr>
          <w:trHeight w:val="20"/>
          <w:jc w:val="center"/>
        </w:trPr>
        <w:tc>
          <w:tcPr>
            <w:tcW w:w="5130" w:type="dxa"/>
            <w:tcBorders>
              <w:top w:val="nil"/>
              <w:left w:val="nil"/>
              <w:right w:val="nil"/>
            </w:tcBorders>
            <w:shd w:val="clear" w:color="auto" w:fill="FFFFFF"/>
          </w:tcPr>
          <w:p w14:paraId="66A21CEB" w14:textId="77777777" w:rsidR="004F2EE9" w:rsidRPr="009F59B1" w:rsidRDefault="004F2EE9" w:rsidP="00F42282">
            <w:pPr>
              <w:shd w:val="clear" w:color="auto" w:fill="FFFFFF"/>
              <w:tabs>
                <w:tab w:val="left" w:leader="dot" w:pos="5000"/>
              </w:tabs>
              <w:ind w:firstLine="5"/>
              <w:pPrChange w:id="145" w:author="Proof Communications" w:date="2020-04-27T12:52:00Z">
                <w:pPr>
                  <w:shd w:val="clear" w:color="auto" w:fill="FFFFFF"/>
                  <w:tabs>
                    <w:tab w:val="left" w:leader="dot" w:pos="5000"/>
                  </w:tabs>
                  <w:ind w:firstLine="5"/>
                  <w:jc w:val="both"/>
                </w:pPr>
              </w:pPrChange>
            </w:pPr>
            <w:r w:rsidRPr="008A3AD8">
              <w:rPr>
                <w:b/>
                <w:bCs/>
                <w:szCs w:val="18"/>
              </w:rPr>
              <w:t>2.</w:t>
            </w:r>
            <w:r w:rsidRPr="008A3AD8">
              <w:rPr>
                <w:rFonts w:eastAsia="Times New Roman"/>
                <w:b/>
                <w:bCs/>
                <w:szCs w:val="18"/>
              </w:rPr>
              <w:t>—Buildings,</w:t>
            </w:r>
            <w:r w:rsidR="00C92EA3" w:rsidRPr="008A3AD8">
              <w:rPr>
                <w:rFonts w:eastAsia="Times New Roman"/>
                <w:b/>
                <w:bCs/>
                <w:szCs w:val="18"/>
              </w:rPr>
              <w:t xml:space="preserve"> </w:t>
            </w:r>
            <w:r w:rsidRPr="008A3AD8">
              <w:rPr>
                <w:rFonts w:eastAsia="Times New Roman"/>
                <w:b/>
                <w:bCs/>
                <w:szCs w:val="18"/>
              </w:rPr>
              <w:t>Works,</w:t>
            </w:r>
            <w:r w:rsidR="00C92EA3" w:rsidRPr="008A3AD8">
              <w:rPr>
                <w:rFonts w:eastAsia="Times New Roman"/>
                <w:b/>
                <w:bCs/>
                <w:szCs w:val="18"/>
              </w:rPr>
              <w:t xml:space="preserve"> </w:t>
            </w:r>
            <w:r w:rsidRPr="008A3AD8">
              <w:rPr>
                <w:rFonts w:eastAsia="Times New Roman"/>
                <w:b/>
                <w:bCs/>
                <w:szCs w:val="18"/>
              </w:rPr>
              <w:t>Plant and Equipment—Christmas Island</w:t>
            </w:r>
            <w:r w:rsidR="00C92EA3" w:rsidRPr="008A3AD8">
              <w:rPr>
                <w:rFonts w:eastAsia="Times New Roman"/>
                <w:b/>
                <w:bCs/>
                <w:szCs w:val="18"/>
              </w:rPr>
              <w:t xml:space="preserve"> </w:t>
            </w:r>
            <w:r w:rsidRPr="008A3AD8">
              <w:rPr>
                <w:rFonts w:eastAsia="Times New Roman"/>
                <w:b/>
                <w:bCs/>
                <w:szCs w:val="18"/>
              </w:rPr>
              <w:t>(Recoverable</w:t>
            </w:r>
            <w:r w:rsidR="00C92EA3" w:rsidRPr="008A3AD8">
              <w:rPr>
                <w:rFonts w:eastAsia="Times New Roman"/>
                <w:b/>
                <w:bCs/>
                <w:szCs w:val="18"/>
              </w:rPr>
              <w:t xml:space="preserve"> </w:t>
            </w:r>
            <w:r w:rsidRPr="008A3AD8">
              <w:rPr>
                <w:rFonts w:eastAsia="Times New Roman"/>
                <w:b/>
                <w:bCs/>
                <w:szCs w:val="18"/>
              </w:rPr>
              <w:t>from</w:t>
            </w:r>
            <w:r w:rsidR="00C92EA3" w:rsidRPr="008A3AD8">
              <w:rPr>
                <w:rFonts w:eastAsia="Times New Roman"/>
                <w:b/>
                <w:bCs/>
                <w:szCs w:val="18"/>
              </w:rPr>
              <w:t xml:space="preserve"> </w:t>
            </w:r>
            <w:r w:rsidRPr="008A3AD8">
              <w:rPr>
                <w:rFonts w:eastAsia="Times New Roman"/>
                <w:b/>
                <w:bCs/>
                <w:szCs w:val="18"/>
              </w:rPr>
              <w:t>Christmas</w:t>
            </w:r>
            <w:r w:rsidR="00C92EA3" w:rsidRPr="008A3AD8">
              <w:rPr>
                <w:rFonts w:eastAsia="Times New Roman"/>
                <w:b/>
                <w:bCs/>
                <w:szCs w:val="18"/>
              </w:rPr>
              <w:t xml:space="preserve"> </w:t>
            </w:r>
            <w:r w:rsidRPr="008A3AD8">
              <w:rPr>
                <w:rFonts w:eastAsia="Times New Roman"/>
                <w:b/>
                <w:bCs/>
                <w:szCs w:val="18"/>
              </w:rPr>
              <w:t>Island</w:t>
            </w:r>
            <w:r w:rsidR="00C92EA3" w:rsidRPr="008A3AD8">
              <w:rPr>
                <w:rFonts w:eastAsia="Times New Roman"/>
                <w:b/>
                <w:bCs/>
                <w:szCs w:val="18"/>
              </w:rPr>
              <w:t xml:space="preserve"> </w:t>
            </w:r>
            <w:r w:rsidRPr="008A3AD8">
              <w:rPr>
                <w:rFonts w:eastAsia="Times New Roman"/>
                <w:b/>
                <w:bCs/>
                <w:szCs w:val="18"/>
              </w:rPr>
              <w:t>Phosphate Commission and Internal Revenue)</w:t>
            </w:r>
            <w:r w:rsidR="000F7BA8">
              <w:rPr>
                <w:rFonts w:eastAsia="Times New Roman"/>
                <w:b/>
                <w:bCs/>
                <w:szCs w:val="18"/>
              </w:rPr>
              <w:tab/>
            </w:r>
          </w:p>
        </w:tc>
        <w:tc>
          <w:tcPr>
            <w:tcW w:w="1350" w:type="dxa"/>
            <w:tcBorders>
              <w:top w:val="nil"/>
              <w:left w:val="nil"/>
              <w:bottom w:val="single" w:sz="6" w:space="0" w:color="auto"/>
              <w:right w:val="single" w:sz="6" w:space="0" w:color="auto"/>
            </w:tcBorders>
            <w:shd w:val="clear" w:color="auto" w:fill="FFFFFF"/>
            <w:vAlign w:val="bottom"/>
          </w:tcPr>
          <w:p w14:paraId="66A21CEC" w14:textId="77777777" w:rsidR="004F2EE9" w:rsidRPr="009F59B1" w:rsidRDefault="004F2EE9" w:rsidP="00341CA9">
            <w:pPr>
              <w:shd w:val="clear" w:color="auto" w:fill="FFFFFF"/>
              <w:tabs>
                <w:tab w:val="left" w:leader="dot" w:pos="5040"/>
              </w:tabs>
              <w:ind w:right="144"/>
              <w:jc w:val="right"/>
            </w:pPr>
            <w:r w:rsidRPr="008A3AD8">
              <w:rPr>
                <w:b/>
                <w:bCs/>
                <w:szCs w:val="18"/>
              </w:rPr>
              <w:t>92,100</w:t>
            </w:r>
          </w:p>
        </w:tc>
        <w:tc>
          <w:tcPr>
            <w:tcW w:w="1260" w:type="dxa"/>
            <w:tcBorders>
              <w:top w:val="nil"/>
              <w:left w:val="single" w:sz="6" w:space="0" w:color="auto"/>
              <w:bottom w:val="nil"/>
              <w:right w:val="nil"/>
            </w:tcBorders>
            <w:shd w:val="clear" w:color="auto" w:fill="FFFFFF"/>
            <w:vAlign w:val="bottom"/>
          </w:tcPr>
          <w:p w14:paraId="66A21CED" w14:textId="77777777" w:rsidR="004F2EE9" w:rsidRPr="009F59B1" w:rsidRDefault="004F2EE9" w:rsidP="00341CA9">
            <w:pPr>
              <w:shd w:val="clear" w:color="auto" w:fill="FFFFFF"/>
              <w:tabs>
                <w:tab w:val="left" w:leader="dot" w:pos="5040"/>
              </w:tabs>
              <w:ind w:right="144"/>
              <w:jc w:val="right"/>
            </w:pPr>
            <w:r w:rsidRPr="008A3AD8">
              <w:rPr>
                <w:szCs w:val="18"/>
              </w:rPr>
              <w:t>169,400</w:t>
            </w:r>
          </w:p>
        </w:tc>
        <w:tc>
          <w:tcPr>
            <w:tcW w:w="1289" w:type="dxa"/>
            <w:tcBorders>
              <w:top w:val="nil"/>
              <w:left w:val="nil"/>
              <w:bottom w:val="nil"/>
              <w:right w:val="nil"/>
            </w:tcBorders>
            <w:shd w:val="clear" w:color="auto" w:fill="FFFFFF"/>
            <w:vAlign w:val="bottom"/>
          </w:tcPr>
          <w:p w14:paraId="66A21CEE" w14:textId="77777777" w:rsidR="004F2EE9" w:rsidRPr="009F59B1" w:rsidRDefault="004F2EE9" w:rsidP="00341CA9">
            <w:pPr>
              <w:shd w:val="clear" w:color="auto" w:fill="FFFFFF"/>
              <w:tabs>
                <w:tab w:val="left" w:leader="dot" w:pos="5040"/>
              </w:tabs>
              <w:ind w:right="144"/>
              <w:jc w:val="right"/>
            </w:pPr>
            <w:r w:rsidRPr="008A3AD8">
              <w:rPr>
                <w:szCs w:val="18"/>
              </w:rPr>
              <w:t>146,646</w:t>
            </w:r>
          </w:p>
        </w:tc>
      </w:tr>
      <w:tr w:rsidR="004F2EE9" w:rsidRPr="009F59B1" w14:paraId="66A21CF4" w14:textId="77777777" w:rsidTr="00341CA9">
        <w:trPr>
          <w:trHeight w:val="20"/>
          <w:jc w:val="center"/>
        </w:trPr>
        <w:tc>
          <w:tcPr>
            <w:tcW w:w="5130" w:type="dxa"/>
            <w:tcBorders>
              <w:left w:val="nil"/>
              <w:right w:val="nil"/>
            </w:tcBorders>
            <w:shd w:val="clear" w:color="auto" w:fill="FFFFFF"/>
          </w:tcPr>
          <w:p w14:paraId="66A21CF0" w14:textId="77777777" w:rsidR="004F2EE9" w:rsidRPr="009F59B1" w:rsidRDefault="004F2EE9" w:rsidP="004B4092">
            <w:pPr>
              <w:shd w:val="clear" w:color="auto" w:fill="FFFFFF"/>
              <w:tabs>
                <w:tab w:val="left" w:leader="dot" w:pos="5000"/>
              </w:tabs>
              <w:spacing w:before="120"/>
              <w:jc w:val="both"/>
            </w:pPr>
            <w:r w:rsidRPr="008A3AD8">
              <w:rPr>
                <w:b/>
                <w:bCs/>
                <w:szCs w:val="18"/>
              </w:rPr>
              <w:t>10.</w:t>
            </w:r>
            <w:r w:rsidRPr="008A3AD8">
              <w:rPr>
                <w:rFonts w:eastAsia="Times New Roman"/>
                <w:b/>
                <w:bCs/>
                <w:szCs w:val="18"/>
              </w:rPr>
              <w:t>—Capital Assistance—Leisure facilities</w:t>
            </w:r>
            <w:r w:rsidR="000F7BA8">
              <w:rPr>
                <w:rFonts w:eastAsia="Times New Roman"/>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CF1" w14:textId="77777777" w:rsidR="004F2EE9" w:rsidRPr="009F59B1" w:rsidRDefault="004F2EE9" w:rsidP="00341CA9">
            <w:pPr>
              <w:shd w:val="clear" w:color="auto" w:fill="FFFFFF"/>
              <w:tabs>
                <w:tab w:val="left" w:leader="dot" w:pos="5040"/>
              </w:tabs>
              <w:ind w:right="144"/>
              <w:jc w:val="right"/>
            </w:pPr>
            <w:r w:rsidRPr="008A3AD8">
              <w:rPr>
                <w:b/>
                <w:bCs/>
                <w:szCs w:val="18"/>
              </w:rPr>
              <w:t>45,000</w:t>
            </w:r>
          </w:p>
        </w:tc>
        <w:tc>
          <w:tcPr>
            <w:tcW w:w="1260" w:type="dxa"/>
            <w:tcBorders>
              <w:top w:val="nil"/>
              <w:left w:val="single" w:sz="6" w:space="0" w:color="auto"/>
              <w:bottom w:val="nil"/>
              <w:right w:val="nil"/>
            </w:tcBorders>
            <w:shd w:val="clear" w:color="auto" w:fill="FFFFFF"/>
            <w:vAlign w:val="bottom"/>
          </w:tcPr>
          <w:p w14:paraId="66A21CF2" w14:textId="77777777" w:rsidR="004F2EE9" w:rsidRPr="009F59B1" w:rsidRDefault="004F2EE9" w:rsidP="00341CA9">
            <w:pPr>
              <w:shd w:val="clear" w:color="auto" w:fill="FFFFFF"/>
              <w:tabs>
                <w:tab w:val="left" w:leader="dot" w:pos="5040"/>
              </w:tabs>
              <w:ind w:right="144"/>
              <w:jc w:val="right"/>
            </w:pPr>
            <w:r w:rsidRPr="009F59B1">
              <w:t>..</w:t>
            </w:r>
          </w:p>
        </w:tc>
        <w:tc>
          <w:tcPr>
            <w:tcW w:w="1289" w:type="dxa"/>
            <w:tcBorders>
              <w:top w:val="nil"/>
              <w:left w:val="nil"/>
              <w:bottom w:val="nil"/>
              <w:right w:val="nil"/>
            </w:tcBorders>
            <w:shd w:val="clear" w:color="auto" w:fill="FFFFFF"/>
            <w:vAlign w:val="bottom"/>
          </w:tcPr>
          <w:p w14:paraId="66A21CF3" w14:textId="77777777" w:rsidR="004F2EE9" w:rsidRPr="009F59B1" w:rsidRDefault="004F2EE9" w:rsidP="00341CA9">
            <w:pPr>
              <w:shd w:val="clear" w:color="auto" w:fill="FFFFFF"/>
              <w:tabs>
                <w:tab w:val="left" w:leader="dot" w:pos="5040"/>
              </w:tabs>
              <w:ind w:right="144"/>
              <w:jc w:val="right"/>
            </w:pPr>
            <w:r w:rsidRPr="008A3AD8">
              <w:rPr>
                <w:szCs w:val="18"/>
              </w:rPr>
              <w:t>524,251</w:t>
            </w:r>
          </w:p>
        </w:tc>
      </w:tr>
      <w:tr w:rsidR="004F2EE9" w:rsidRPr="009F59B1" w14:paraId="66A21CF9" w14:textId="77777777" w:rsidTr="00341CA9">
        <w:trPr>
          <w:trHeight w:val="20"/>
          <w:jc w:val="center"/>
        </w:trPr>
        <w:tc>
          <w:tcPr>
            <w:tcW w:w="5130" w:type="dxa"/>
            <w:tcBorders>
              <w:left w:val="nil"/>
              <w:right w:val="nil"/>
            </w:tcBorders>
            <w:shd w:val="clear" w:color="auto" w:fill="FFFFFF"/>
          </w:tcPr>
          <w:p w14:paraId="66A21CF5" w14:textId="77777777" w:rsidR="004F2EE9" w:rsidRPr="009F59B1" w:rsidRDefault="00F2277B" w:rsidP="004B4092">
            <w:pPr>
              <w:shd w:val="clear" w:color="auto" w:fill="FFFFFF"/>
              <w:tabs>
                <w:tab w:val="left" w:leader="dot" w:pos="500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866</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CF6" w14:textId="77777777" w:rsidR="004F2EE9" w:rsidRPr="009F59B1" w:rsidRDefault="004F2EE9" w:rsidP="00341CA9">
            <w:pPr>
              <w:shd w:val="clear" w:color="auto" w:fill="FFFFFF"/>
              <w:tabs>
                <w:tab w:val="left" w:leader="dot" w:pos="5040"/>
              </w:tabs>
              <w:ind w:right="144"/>
              <w:jc w:val="right"/>
            </w:pPr>
            <w:r w:rsidRPr="008A3AD8">
              <w:rPr>
                <w:b/>
                <w:bCs/>
                <w:szCs w:val="18"/>
              </w:rPr>
              <w:t>137,100</w:t>
            </w:r>
          </w:p>
        </w:tc>
        <w:tc>
          <w:tcPr>
            <w:tcW w:w="1260" w:type="dxa"/>
            <w:tcBorders>
              <w:top w:val="nil"/>
              <w:left w:val="single" w:sz="6" w:space="0" w:color="auto"/>
              <w:bottom w:val="nil"/>
              <w:right w:val="nil"/>
            </w:tcBorders>
            <w:shd w:val="clear" w:color="auto" w:fill="FFFFFF"/>
            <w:vAlign w:val="bottom"/>
          </w:tcPr>
          <w:p w14:paraId="66A21CF7" w14:textId="77777777" w:rsidR="004F2EE9" w:rsidRPr="009F59B1" w:rsidRDefault="004F2EE9" w:rsidP="00341CA9">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CF8" w14:textId="77777777" w:rsidR="004F2EE9" w:rsidRPr="009F59B1" w:rsidRDefault="004F2EE9" w:rsidP="00341CA9">
            <w:pPr>
              <w:shd w:val="clear" w:color="auto" w:fill="FFFFFF"/>
              <w:tabs>
                <w:tab w:val="left" w:leader="dot" w:pos="5040"/>
              </w:tabs>
              <w:ind w:right="144"/>
              <w:jc w:val="right"/>
            </w:pPr>
          </w:p>
        </w:tc>
      </w:tr>
    </w:tbl>
    <w:p w14:paraId="66A21CFA" w14:textId="77777777" w:rsidR="004F2EE9" w:rsidRPr="009F59B1" w:rsidRDefault="009F59B1" w:rsidP="00043772">
      <w:pPr>
        <w:shd w:val="clear" w:color="auto" w:fill="FFFFFF"/>
        <w:tabs>
          <w:tab w:val="left" w:leader="dot" w:pos="5040"/>
        </w:tabs>
        <w:spacing w:after="120"/>
        <w:jc w:val="center"/>
      </w:pPr>
      <w:r w:rsidRPr="009F59B1">
        <w:br w:type="page"/>
      </w:r>
      <w:r w:rsidR="004F2EE9" w:rsidRPr="008A3AD8">
        <w:rPr>
          <w:i/>
          <w:iCs/>
          <w:szCs w:val="18"/>
        </w:rPr>
        <w:lastRenderedPageBreak/>
        <w:t>Departments and Services</w:t>
      </w:r>
      <w:r w:rsidR="004F2EE9" w:rsidRPr="008A3AD8">
        <w:rPr>
          <w:rFonts w:eastAsia="Times New Roman"/>
          <w:szCs w:val="18"/>
        </w:rPr>
        <w:t>—</w:t>
      </w:r>
      <w:r w:rsidR="004F2EE9" w:rsidRPr="008A3AD8">
        <w:rPr>
          <w:rFonts w:eastAsia="Times New Roman"/>
          <w:i/>
          <w:iCs/>
          <w:szCs w:val="18"/>
        </w:rPr>
        <w:t>continued</w:t>
      </w:r>
    </w:p>
    <w:p w14:paraId="66A21CFB" w14:textId="77777777" w:rsidR="004F2EE9" w:rsidRPr="009F59B1" w:rsidRDefault="004F2EE9" w:rsidP="00D3084C">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53"/>
        <w:gridCol w:w="1228"/>
      </w:tblGrid>
      <w:tr w:rsidR="004F2EE9" w:rsidRPr="009F59B1" w14:paraId="66A21CFF" w14:textId="77777777" w:rsidTr="00043772">
        <w:trPr>
          <w:trHeight w:val="20"/>
          <w:jc w:val="center"/>
        </w:trPr>
        <w:tc>
          <w:tcPr>
            <w:tcW w:w="5220" w:type="dxa"/>
            <w:tcBorders>
              <w:top w:val="single" w:sz="6" w:space="0" w:color="auto"/>
              <w:left w:val="nil"/>
              <w:bottom w:val="nil"/>
              <w:right w:val="nil"/>
            </w:tcBorders>
            <w:shd w:val="clear" w:color="auto" w:fill="FFFFFF"/>
          </w:tcPr>
          <w:p w14:paraId="66A21CFC"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CFD" w14:textId="77777777" w:rsidR="004F2EE9" w:rsidRPr="009F59B1" w:rsidRDefault="004F2EE9" w:rsidP="00D3084C">
            <w:pPr>
              <w:shd w:val="clear" w:color="auto" w:fill="FFFFFF"/>
              <w:tabs>
                <w:tab w:val="left" w:leader="dot" w:pos="5040"/>
              </w:tabs>
            </w:pPr>
          </w:p>
        </w:tc>
        <w:tc>
          <w:tcPr>
            <w:tcW w:w="2459" w:type="dxa"/>
            <w:gridSpan w:val="2"/>
            <w:tcBorders>
              <w:top w:val="single" w:sz="6" w:space="0" w:color="auto"/>
              <w:left w:val="single" w:sz="6" w:space="0" w:color="auto"/>
              <w:bottom w:val="single" w:sz="6" w:space="0" w:color="auto"/>
              <w:right w:val="nil"/>
            </w:tcBorders>
            <w:shd w:val="clear" w:color="auto" w:fill="FFFFFF"/>
          </w:tcPr>
          <w:p w14:paraId="66A21CFE" w14:textId="77777777" w:rsidR="004F2EE9" w:rsidRPr="009F59B1" w:rsidRDefault="004F2EE9" w:rsidP="0091688F">
            <w:pPr>
              <w:shd w:val="clear" w:color="auto" w:fill="FFFFFF"/>
              <w:tabs>
                <w:tab w:val="left" w:leader="dot" w:pos="5040"/>
              </w:tabs>
              <w:ind w:left="120" w:firstLine="5"/>
            </w:pPr>
            <w:r w:rsidRPr="008A3AD8">
              <w:rPr>
                <w:szCs w:val="18"/>
              </w:rPr>
              <w:t>Information with respect to previous appropriation and expenditure</w:t>
            </w:r>
          </w:p>
        </w:tc>
      </w:tr>
      <w:tr w:rsidR="004F2EE9" w:rsidRPr="009F59B1" w14:paraId="66A21D04" w14:textId="77777777" w:rsidTr="00043772">
        <w:trPr>
          <w:trHeight w:val="20"/>
          <w:jc w:val="center"/>
        </w:trPr>
        <w:tc>
          <w:tcPr>
            <w:tcW w:w="5220" w:type="dxa"/>
            <w:tcBorders>
              <w:top w:val="nil"/>
              <w:left w:val="nil"/>
              <w:right w:val="nil"/>
            </w:tcBorders>
            <w:shd w:val="clear" w:color="auto" w:fill="FFFFFF"/>
          </w:tcPr>
          <w:p w14:paraId="66A21D00" w14:textId="77777777" w:rsidR="004F2EE9" w:rsidRPr="009F59B1" w:rsidRDefault="004F2EE9" w:rsidP="00D3084C">
            <w:pPr>
              <w:shd w:val="clear" w:color="auto" w:fill="FFFFFF"/>
              <w:tabs>
                <w:tab w:val="left" w:leader="dot" w:pos="5040"/>
              </w:tabs>
            </w:pPr>
          </w:p>
        </w:tc>
        <w:tc>
          <w:tcPr>
            <w:tcW w:w="1350" w:type="dxa"/>
            <w:tcBorders>
              <w:top w:val="nil"/>
              <w:left w:val="nil"/>
              <w:bottom w:val="single" w:sz="6" w:space="0" w:color="auto"/>
              <w:right w:val="single" w:sz="6" w:space="0" w:color="auto"/>
            </w:tcBorders>
            <w:shd w:val="clear" w:color="auto" w:fill="FFFFFF"/>
            <w:vAlign w:val="bottom"/>
          </w:tcPr>
          <w:p w14:paraId="66A21D01" w14:textId="77777777" w:rsidR="004F2EE9" w:rsidRPr="009F59B1" w:rsidRDefault="004F2EE9" w:rsidP="00043772">
            <w:pPr>
              <w:shd w:val="clear" w:color="auto" w:fill="FFFFFF"/>
              <w:tabs>
                <w:tab w:val="left" w:leader="dot" w:pos="5040"/>
              </w:tabs>
              <w:ind w:right="144"/>
              <w:jc w:val="right"/>
            </w:pPr>
            <w:r w:rsidRPr="008A3AD8">
              <w:rPr>
                <w:szCs w:val="18"/>
              </w:rPr>
              <w:t>Additional appropriation for 1980-81</w:t>
            </w:r>
          </w:p>
        </w:tc>
        <w:tc>
          <w:tcPr>
            <w:tcW w:w="1242" w:type="dxa"/>
            <w:tcBorders>
              <w:top w:val="single" w:sz="6" w:space="0" w:color="auto"/>
              <w:left w:val="single" w:sz="6" w:space="0" w:color="auto"/>
              <w:bottom w:val="single" w:sz="6" w:space="0" w:color="auto"/>
              <w:right w:val="nil"/>
            </w:tcBorders>
            <w:shd w:val="clear" w:color="auto" w:fill="FFFFFF"/>
            <w:vAlign w:val="bottom"/>
          </w:tcPr>
          <w:p w14:paraId="66A21D02" w14:textId="77777777" w:rsidR="004F2EE9" w:rsidRPr="009F59B1" w:rsidRDefault="004F2EE9" w:rsidP="00043772">
            <w:pPr>
              <w:shd w:val="clear" w:color="auto" w:fill="FFFFFF"/>
              <w:tabs>
                <w:tab w:val="left" w:leader="dot" w:pos="5040"/>
              </w:tabs>
              <w:ind w:right="144"/>
              <w:jc w:val="right"/>
            </w:pPr>
            <w:r w:rsidRPr="008A3AD8">
              <w:rPr>
                <w:szCs w:val="18"/>
              </w:rPr>
              <w:t>Appropriation made by Appropriation Act (No. 2) 1980-81</w:t>
            </w:r>
          </w:p>
        </w:tc>
        <w:tc>
          <w:tcPr>
            <w:tcW w:w="1217" w:type="dxa"/>
            <w:tcBorders>
              <w:top w:val="single" w:sz="6" w:space="0" w:color="auto"/>
              <w:left w:val="nil"/>
              <w:bottom w:val="single" w:sz="6" w:space="0" w:color="auto"/>
              <w:right w:val="nil"/>
            </w:tcBorders>
            <w:shd w:val="clear" w:color="auto" w:fill="FFFFFF"/>
            <w:vAlign w:val="bottom"/>
          </w:tcPr>
          <w:p w14:paraId="66A21D03" w14:textId="77777777" w:rsidR="004F2EE9" w:rsidRPr="009F59B1" w:rsidRDefault="004F2EE9" w:rsidP="00043772">
            <w:pPr>
              <w:shd w:val="clear" w:color="auto" w:fill="FFFFFF"/>
              <w:tabs>
                <w:tab w:val="left" w:leader="dot" w:pos="5040"/>
              </w:tabs>
              <w:ind w:right="144"/>
              <w:jc w:val="right"/>
            </w:pPr>
            <w:r w:rsidRPr="008A3AD8">
              <w:rPr>
                <w:szCs w:val="18"/>
              </w:rPr>
              <w:t>Expenditure for 1979-80</w:t>
            </w:r>
          </w:p>
        </w:tc>
      </w:tr>
      <w:tr w:rsidR="004F2EE9" w:rsidRPr="009F59B1" w14:paraId="66A21D09" w14:textId="77777777" w:rsidTr="00043772">
        <w:trPr>
          <w:trHeight w:val="20"/>
          <w:jc w:val="center"/>
        </w:trPr>
        <w:tc>
          <w:tcPr>
            <w:tcW w:w="5220" w:type="dxa"/>
            <w:tcBorders>
              <w:left w:val="nil"/>
              <w:bottom w:val="nil"/>
              <w:right w:val="nil"/>
            </w:tcBorders>
            <w:shd w:val="clear" w:color="auto" w:fill="FFFFFF"/>
          </w:tcPr>
          <w:p w14:paraId="66A21D05" w14:textId="77777777" w:rsidR="004F2EE9" w:rsidRPr="009F59B1" w:rsidRDefault="004F2EE9" w:rsidP="00D3084C">
            <w:pPr>
              <w:shd w:val="clear" w:color="auto" w:fill="FFFFFF"/>
              <w:tabs>
                <w:tab w:val="left" w:leader="dot" w:pos="5040"/>
              </w:tabs>
              <w:jc w:val="both"/>
            </w:pPr>
            <w:r w:rsidRPr="008A3AD8">
              <w:rPr>
                <w:i/>
                <w:iCs/>
                <w:szCs w:val="18"/>
              </w:rPr>
              <w:t>Department of Home Affairs and Environment</w:t>
            </w:r>
            <w:r w:rsidRPr="008A3AD8">
              <w:rPr>
                <w:rFonts w:eastAsia="Times New Roman"/>
                <w:szCs w:val="18"/>
              </w:rPr>
              <w:t>—</w:t>
            </w:r>
            <w:r w:rsidRPr="008A3AD8">
              <w:rPr>
                <w:rFonts w:eastAsia="Times New Roman"/>
                <w:i/>
                <w:iCs/>
                <w:szCs w:val="18"/>
              </w:rPr>
              <w:t>continued</w:t>
            </w:r>
          </w:p>
        </w:tc>
        <w:tc>
          <w:tcPr>
            <w:tcW w:w="1350" w:type="dxa"/>
            <w:tcBorders>
              <w:top w:val="single" w:sz="6" w:space="0" w:color="auto"/>
              <w:left w:val="nil"/>
              <w:bottom w:val="nil"/>
              <w:right w:val="single" w:sz="6" w:space="0" w:color="auto"/>
            </w:tcBorders>
            <w:shd w:val="clear" w:color="auto" w:fill="FFFFFF"/>
          </w:tcPr>
          <w:p w14:paraId="66A21D06"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42" w:type="dxa"/>
            <w:tcBorders>
              <w:top w:val="single" w:sz="6" w:space="0" w:color="auto"/>
              <w:left w:val="single" w:sz="6" w:space="0" w:color="auto"/>
              <w:bottom w:val="nil"/>
              <w:right w:val="nil"/>
            </w:tcBorders>
            <w:shd w:val="clear" w:color="auto" w:fill="FFFFFF"/>
          </w:tcPr>
          <w:p w14:paraId="66A21D07"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17" w:type="dxa"/>
            <w:tcBorders>
              <w:top w:val="single" w:sz="6" w:space="0" w:color="auto"/>
              <w:left w:val="nil"/>
              <w:bottom w:val="nil"/>
              <w:right w:val="nil"/>
            </w:tcBorders>
            <w:shd w:val="clear" w:color="auto" w:fill="FFFFFF"/>
          </w:tcPr>
          <w:p w14:paraId="66A21D08" w14:textId="77777777" w:rsidR="004F2EE9" w:rsidRPr="009F59B1" w:rsidRDefault="00657B62" w:rsidP="00D3084C">
            <w:pPr>
              <w:shd w:val="clear" w:color="auto" w:fill="FFFFFF"/>
              <w:tabs>
                <w:tab w:val="left" w:leader="dot" w:pos="5040"/>
              </w:tabs>
              <w:ind w:right="144"/>
              <w:jc w:val="right"/>
            </w:pPr>
            <w:r w:rsidRPr="00657B62">
              <w:rPr>
                <w:szCs w:val="18"/>
              </w:rPr>
              <w:t>$</w:t>
            </w:r>
          </w:p>
        </w:tc>
      </w:tr>
      <w:tr w:rsidR="004F2EE9" w:rsidRPr="009F59B1" w14:paraId="66A21D0E" w14:textId="77777777" w:rsidTr="00043772">
        <w:trPr>
          <w:trHeight w:val="20"/>
          <w:jc w:val="center"/>
        </w:trPr>
        <w:tc>
          <w:tcPr>
            <w:tcW w:w="5220" w:type="dxa"/>
            <w:tcBorders>
              <w:top w:val="nil"/>
              <w:left w:val="nil"/>
              <w:bottom w:val="nil"/>
              <w:right w:val="nil"/>
            </w:tcBorders>
            <w:shd w:val="clear" w:color="auto" w:fill="FFFFFF"/>
          </w:tcPr>
          <w:p w14:paraId="66A21D0A" w14:textId="77777777" w:rsidR="004F2EE9" w:rsidRPr="009F59B1" w:rsidRDefault="004F2EE9" w:rsidP="00D3084C">
            <w:pPr>
              <w:shd w:val="clear" w:color="auto" w:fill="FFFFFF"/>
              <w:tabs>
                <w:tab w:val="left" w:leader="dot" w:pos="5040"/>
              </w:tabs>
              <w:jc w:val="both"/>
            </w:pPr>
            <w:r w:rsidRPr="008A3AD8">
              <w:rPr>
                <w:smallCaps/>
                <w:szCs w:val="18"/>
              </w:rPr>
              <w:t xml:space="preserve">Division </w:t>
            </w:r>
            <w:r w:rsidRPr="008A3AD8">
              <w:rPr>
                <w:szCs w:val="18"/>
              </w:rPr>
              <w:t>868.</w:t>
            </w:r>
            <w:r w:rsidRPr="008A3AD8">
              <w:rPr>
                <w:rFonts w:eastAsia="Times New Roman"/>
                <w:szCs w:val="18"/>
              </w:rPr>
              <w:t>—OTHER SERVICES</w:t>
            </w:r>
          </w:p>
        </w:tc>
        <w:tc>
          <w:tcPr>
            <w:tcW w:w="1350" w:type="dxa"/>
            <w:tcBorders>
              <w:top w:val="nil"/>
              <w:left w:val="nil"/>
              <w:bottom w:val="nil"/>
              <w:right w:val="single" w:sz="6" w:space="0" w:color="auto"/>
            </w:tcBorders>
            <w:shd w:val="clear" w:color="auto" w:fill="FFFFFF"/>
            <w:vAlign w:val="bottom"/>
          </w:tcPr>
          <w:p w14:paraId="66A21D0B" w14:textId="77777777" w:rsidR="004F2EE9" w:rsidRPr="009F59B1" w:rsidRDefault="004F2EE9" w:rsidP="00043772">
            <w:pPr>
              <w:shd w:val="clear" w:color="auto" w:fill="FFFFFF"/>
              <w:tabs>
                <w:tab w:val="left" w:leader="dot" w:pos="5040"/>
              </w:tabs>
              <w:ind w:right="144"/>
              <w:jc w:val="right"/>
            </w:pPr>
          </w:p>
        </w:tc>
        <w:tc>
          <w:tcPr>
            <w:tcW w:w="1242" w:type="dxa"/>
            <w:tcBorders>
              <w:top w:val="nil"/>
              <w:left w:val="single" w:sz="6" w:space="0" w:color="auto"/>
              <w:bottom w:val="nil"/>
              <w:right w:val="nil"/>
            </w:tcBorders>
            <w:shd w:val="clear" w:color="auto" w:fill="FFFFFF"/>
            <w:vAlign w:val="bottom"/>
          </w:tcPr>
          <w:p w14:paraId="66A21D0C" w14:textId="77777777" w:rsidR="004F2EE9" w:rsidRPr="009F59B1" w:rsidRDefault="004F2EE9" w:rsidP="00043772">
            <w:pPr>
              <w:shd w:val="clear" w:color="auto" w:fill="FFFFFF"/>
              <w:tabs>
                <w:tab w:val="left" w:leader="dot" w:pos="5040"/>
              </w:tabs>
              <w:ind w:right="144"/>
              <w:jc w:val="right"/>
            </w:pPr>
          </w:p>
        </w:tc>
        <w:tc>
          <w:tcPr>
            <w:tcW w:w="1217" w:type="dxa"/>
            <w:tcBorders>
              <w:top w:val="nil"/>
              <w:left w:val="nil"/>
              <w:bottom w:val="nil"/>
              <w:right w:val="nil"/>
            </w:tcBorders>
            <w:shd w:val="clear" w:color="auto" w:fill="FFFFFF"/>
            <w:vAlign w:val="bottom"/>
          </w:tcPr>
          <w:p w14:paraId="66A21D0D" w14:textId="77777777" w:rsidR="004F2EE9" w:rsidRPr="009F59B1" w:rsidRDefault="004F2EE9" w:rsidP="00043772">
            <w:pPr>
              <w:shd w:val="clear" w:color="auto" w:fill="FFFFFF"/>
              <w:tabs>
                <w:tab w:val="left" w:leader="dot" w:pos="5040"/>
              </w:tabs>
              <w:ind w:right="144"/>
              <w:jc w:val="right"/>
            </w:pPr>
          </w:p>
        </w:tc>
      </w:tr>
      <w:tr w:rsidR="004F2EE9" w:rsidRPr="009F59B1" w14:paraId="66A21D13" w14:textId="77777777" w:rsidTr="00043772">
        <w:trPr>
          <w:trHeight w:val="20"/>
          <w:jc w:val="center"/>
        </w:trPr>
        <w:tc>
          <w:tcPr>
            <w:tcW w:w="5220" w:type="dxa"/>
            <w:tcBorders>
              <w:top w:val="nil"/>
              <w:left w:val="nil"/>
              <w:bottom w:val="nil"/>
              <w:right w:val="nil"/>
            </w:tcBorders>
            <w:shd w:val="clear" w:color="auto" w:fill="FFFFFF"/>
          </w:tcPr>
          <w:p w14:paraId="66A21D0F" w14:textId="77777777" w:rsidR="004F2EE9" w:rsidRPr="009F59B1" w:rsidRDefault="004F2EE9" w:rsidP="0091688F">
            <w:pPr>
              <w:shd w:val="clear" w:color="auto" w:fill="FFFFFF"/>
              <w:tabs>
                <w:tab w:val="left" w:leader="dot" w:pos="5040"/>
              </w:tabs>
              <w:ind w:left="706" w:hanging="576"/>
            </w:pPr>
            <w:r w:rsidRPr="008A3AD8">
              <w:rPr>
                <w:szCs w:val="18"/>
              </w:rPr>
              <w:t>01. Cocos</w:t>
            </w:r>
            <w:r w:rsidR="00C92EA3" w:rsidRPr="008A3AD8">
              <w:rPr>
                <w:szCs w:val="18"/>
              </w:rPr>
              <w:t xml:space="preserve"> </w:t>
            </w:r>
            <w:r w:rsidRPr="008A3AD8">
              <w:rPr>
                <w:szCs w:val="18"/>
              </w:rPr>
              <w:t>(Keeling)</w:t>
            </w:r>
            <w:r w:rsidR="00C92EA3" w:rsidRPr="008A3AD8">
              <w:rPr>
                <w:szCs w:val="18"/>
              </w:rPr>
              <w:t xml:space="preserve"> </w:t>
            </w:r>
            <w:r w:rsidRPr="008A3AD8">
              <w:rPr>
                <w:szCs w:val="18"/>
              </w:rPr>
              <w:t>Islands</w:t>
            </w:r>
            <w:r w:rsidRPr="008A3AD8">
              <w:rPr>
                <w:rFonts w:eastAsia="Times New Roman"/>
                <w:szCs w:val="18"/>
              </w:rPr>
              <w:t>—Postal</w:t>
            </w:r>
            <w:r w:rsidR="00C92EA3" w:rsidRPr="008A3AD8">
              <w:rPr>
                <w:rFonts w:eastAsia="Times New Roman"/>
                <w:szCs w:val="18"/>
              </w:rPr>
              <w:t xml:space="preserve"> </w:t>
            </w:r>
            <w:r w:rsidRPr="008A3AD8">
              <w:rPr>
                <w:rFonts w:eastAsia="Times New Roman"/>
                <w:szCs w:val="18"/>
              </w:rPr>
              <w:t>and</w:t>
            </w:r>
            <w:r w:rsidR="00C92EA3" w:rsidRPr="008A3AD8">
              <w:rPr>
                <w:rFonts w:eastAsia="Times New Roman"/>
                <w:szCs w:val="18"/>
              </w:rPr>
              <w:t xml:space="preserve"> </w:t>
            </w:r>
            <w:r w:rsidRPr="008A3AD8">
              <w:rPr>
                <w:rFonts w:eastAsia="Times New Roman"/>
                <w:szCs w:val="18"/>
              </w:rPr>
              <w:t>philatelic services—Distribution of net receipts</w:t>
            </w:r>
            <w:r w:rsidR="0000502B">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D10" w14:textId="77777777" w:rsidR="004F2EE9" w:rsidRPr="009F59B1" w:rsidRDefault="004F2EE9" w:rsidP="00043772">
            <w:pPr>
              <w:shd w:val="clear" w:color="auto" w:fill="FFFFFF"/>
              <w:tabs>
                <w:tab w:val="left" w:leader="dot" w:pos="5040"/>
              </w:tabs>
              <w:ind w:right="144"/>
              <w:jc w:val="right"/>
            </w:pPr>
            <w:r w:rsidRPr="008A3AD8">
              <w:rPr>
                <w:szCs w:val="18"/>
              </w:rPr>
              <w:t>150,000</w:t>
            </w:r>
          </w:p>
        </w:tc>
        <w:tc>
          <w:tcPr>
            <w:tcW w:w="1242" w:type="dxa"/>
            <w:tcBorders>
              <w:top w:val="nil"/>
              <w:left w:val="single" w:sz="6" w:space="0" w:color="auto"/>
              <w:bottom w:val="nil"/>
              <w:right w:val="nil"/>
            </w:tcBorders>
            <w:shd w:val="clear" w:color="auto" w:fill="FFFFFF"/>
            <w:vAlign w:val="bottom"/>
          </w:tcPr>
          <w:p w14:paraId="66A21D11" w14:textId="77777777" w:rsidR="004F2EE9" w:rsidRPr="009F59B1" w:rsidRDefault="004F2EE9" w:rsidP="00043772">
            <w:pPr>
              <w:shd w:val="clear" w:color="auto" w:fill="FFFFFF"/>
              <w:tabs>
                <w:tab w:val="left" w:leader="dot" w:pos="5040"/>
              </w:tabs>
              <w:ind w:right="144"/>
              <w:jc w:val="right"/>
            </w:pPr>
            <w:r w:rsidRPr="008A3AD8">
              <w:rPr>
                <w:szCs w:val="18"/>
              </w:rPr>
              <w:t>100,000</w:t>
            </w:r>
          </w:p>
        </w:tc>
        <w:tc>
          <w:tcPr>
            <w:tcW w:w="1217" w:type="dxa"/>
            <w:tcBorders>
              <w:top w:val="nil"/>
              <w:left w:val="nil"/>
              <w:bottom w:val="nil"/>
              <w:right w:val="nil"/>
            </w:tcBorders>
            <w:shd w:val="clear" w:color="auto" w:fill="FFFFFF"/>
            <w:vAlign w:val="bottom"/>
          </w:tcPr>
          <w:p w14:paraId="66A21D12"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18" w14:textId="77777777" w:rsidTr="00043772">
        <w:trPr>
          <w:trHeight w:val="20"/>
          <w:jc w:val="center"/>
        </w:trPr>
        <w:tc>
          <w:tcPr>
            <w:tcW w:w="5220" w:type="dxa"/>
            <w:tcBorders>
              <w:top w:val="nil"/>
              <w:left w:val="nil"/>
              <w:bottom w:val="nil"/>
              <w:right w:val="nil"/>
            </w:tcBorders>
            <w:shd w:val="clear" w:color="auto" w:fill="FFFFFF"/>
          </w:tcPr>
          <w:p w14:paraId="66A21D14" w14:textId="77777777" w:rsidR="004F2EE9" w:rsidRPr="009F59B1" w:rsidRDefault="004F2EE9" w:rsidP="0091688F">
            <w:pPr>
              <w:shd w:val="clear" w:color="auto" w:fill="FFFFFF"/>
              <w:tabs>
                <w:tab w:val="left" w:leader="dot" w:pos="5040"/>
              </w:tabs>
              <w:ind w:left="706" w:hanging="576"/>
            </w:pPr>
            <w:r w:rsidRPr="008A3AD8">
              <w:rPr>
                <w:szCs w:val="18"/>
              </w:rPr>
              <w:t>03. Australian sports institute</w:t>
            </w:r>
            <w:r w:rsidRPr="008A3AD8">
              <w:rPr>
                <w:rFonts w:eastAsia="Times New Roman"/>
                <w:szCs w:val="18"/>
              </w:rPr>
              <w:t>—Expenses</w:t>
            </w:r>
            <w:r w:rsidR="0000502B">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D15" w14:textId="77777777" w:rsidR="004F2EE9" w:rsidRPr="009F59B1" w:rsidRDefault="004F2EE9" w:rsidP="00043772">
            <w:pPr>
              <w:shd w:val="clear" w:color="auto" w:fill="FFFFFF"/>
              <w:tabs>
                <w:tab w:val="left" w:leader="dot" w:pos="5040"/>
              </w:tabs>
              <w:ind w:right="144"/>
              <w:jc w:val="right"/>
            </w:pPr>
            <w:r w:rsidRPr="008A3AD8">
              <w:rPr>
                <w:szCs w:val="18"/>
              </w:rPr>
              <w:t>105,000</w:t>
            </w:r>
          </w:p>
        </w:tc>
        <w:tc>
          <w:tcPr>
            <w:tcW w:w="1242" w:type="dxa"/>
            <w:tcBorders>
              <w:top w:val="nil"/>
              <w:left w:val="single" w:sz="6" w:space="0" w:color="auto"/>
              <w:bottom w:val="nil"/>
              <w:right w:val="nil"/>
            </w:tcBorders>
            <w:shd w:val="clear" w:color="auto" w:fill="FFFFFF"/>
            <w:vAlign w:val="bottom"/>
          </w:tcPr>
          <w:p w14:paraId="66A21D16" w14:textId="77777777" w:rsidR="004F2EE9" w:rsidRPr="009F59B1" w:rsidRDefault="004F2EE9" w:rsidP="00043772">
            <w:pPr>
              <w:shd w:val="clear" w:color="auto" w:fill="FFFFFF"/>
              <w:tabs>
                <w:tab w:val="left" w:leader="dot" w:pos="5040"/>
              </w:tabs>
              <w:ind w:right="144"/>
              <w:jc w:val="right"/>
            </w:pPr>
            <w:r w:rsidRPr="008A3AD8">
              <w:rPr>
                <w:szCs w:val="18"/>
              </w:rPr>
              <w:t>901,800</w:t>
            </w:r>
          </w:p>
        </w:tc>
        <w:tc>
          <w:tcPr>
            <w:tcW w:w="1217" w:type="dxa"/>
            <w:tcBorders>
              <w:top w:val="nil"/>
              <w:left w:val="nil"/>
              <w:bottom w:val="nil"/>
              <w:right w:val="nil"/>
            </w:tcBorders>
            <w:shd w:val="clear" w:color="auto" w:fill="FFFFFF"/>
            <w:vAlign w:val="bottom"/>
          </w:tcPr>
          <w:p w14:paraId="66A21D17"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1D" w14:textId="77777777" w:rsidTr="00043772">
        <w:trPr>
          <w:trHeight w:val="20"/>
          <w:jc w:val="center"/>
        </w:trPr>
        <w:tc>
          <w:tcPr>
            <w:tcW w:w="5220" w:type="dxa"/>
            <w:tcBorders>
              <w:top w:val="nil"/>
              <w:left w:val="nil"/>
              <w:bottom w:val="nil"/>
              <w:right w:val="nil"/>
            </w:tcBorders>
            <w:shd w:val="clear" w:color="auto" w:fill="FFFFFF"/>
          </w:tcPr>
          <w:p w14:paraId="66A21D19" w14:textId="77777777" w:rsidR="004F2EE9" w:rsidRPr="009F59B1" w:rsidRDefault="004F2EE9" w:rsidP="0091688F">
            <w:pPr>
              <w:shd w:val="clear" w:color="auto" w:fill="FFFFFF"/>
              <w:tabs>
                <w:tab w:val="left" w:leader="dot" w:pos="5040"/>
              </w:tabs>
              <w:ind w:left="706" w:hanging="576"/>
            </w:pPr>
            <w:r w:rsidRPr="008A3AD8">
              <w:rPr>
                <w:szCs w:val="18"/>
              </w:rPr>
              <w:t>08. Museum of Australia</w:t>
            </w:r>
            <w:r w:rsidRPr="008A3AD8">
              <w:rPr>
                <w:rFonts w:eastAsia="Times New Roman"/>
                <w:szCs w:val="18"/>
              </w:rPr>
              <w:t>—Operating expenses</w:t>
            </w:r>
            <w:r w:rsidR="0000502B">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D1A" w14:textId="77777777" w:rsidR="004F2EE9" w:rsidRPr="009F59B1" w:rsidRDefault="004F2EE9" w:rsidP="00043772">
            <w:pPr>
              <w:shd w:val="clear" w:color="auto" w:fill="FFFFFF"/>
              <w:tabs>
                <w:tab w:val="left" w:leader="dot" w:pos="5040"/>
              </w:tabs>
              <w:ind w:right="144"/>
              <w:jc w:val="right"/>
            </w:pPr>
            <w:r w:rsidRPr="008A3AD8">
              <w:rPr>
                <w:szCs w:val="18"/>
              </w:rPr>
              <w:t>28,000</w:t>
            </w:r>
          </w:p>
        </w:tc>
        <w:tc>
          <w:tcPr>
            <w:tcW w:w="1242" w:type="dxa"/>
            <w:tcBorders>
              <w:top w:val="nil"/>
              <w:left w:val="single" w:sz="6" w:space="0" w:color="auto"/>
              <w:bottom w:val="nil"/>
              <w:right w:val="nil"/>
            </w:tcBorders>
            <w:shd w:val="clear" w:color="auto" w:fill="FFFFFF"/>
            <w:vAlign w:val="bottom"/>
          </w:tcPr>
          <w:p w14:paraId="66A21D1B" w14:textId="77777777" w:rsidR="004F2EE9" w:rsidRPr="009F59B1" w:rsidRDefault="004F2EE9" w:rsidP="00043772">
            <w:pPr>
              <w:shd w:val="clear" w:color="auto" w:fill="FFFFFF"/>
              <w:tabs>
                <w:tab w:val="left" w:leader="dot" w:pos="5040"/>
              </w:tabs>
              <w:ind w:right="144"/>
              <w:jc w:val="right"/>
            </w:pPr>
            <w:r w:rsidRPr="009F59B1">
              <w:t>..</w:t>
            </w:r>
          </w:p>
        </w:tc>
        <w:tc>
          <w:tcPr>
            <w:tcW w:w="1217" w:type="dxa"/>
            <w:tcBorders>
              <w:top w:val="nil"/>
              <w:left w:val="nil"/>
              <w:bottom w:val="nil"/>
              <w:right w:val="nil"/>
            </w:tcBorders>
            <w:shd w:val="clear" w:color="auto" w:fill="FFFFFF"/>
            <w:vAlign w:val="bottom"/>
          </w:tcPr>
          <w:p w14:paraId="66A21D1C"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22" w14:textId="77777777" w:rsidTr="00043772">
        <w:trPr>
          <w:trHeight w:val="20"/>
          <w:jc w:val="center"/>
        </w:trPr>
        <w:tc>
          <w:tcPr>
            <w:tcW w:w="5220" w:type="dxa"/>
            <w:tcBorders>
              <w:top w:val="nil"/>
              <w:left w:val="nil"/>
              <w:bottom w:val="nil"/>
              <w:right w:val="nil"/>
            </w:tcBorders>
            <w:shd w:val="clear" w:color="auto" w:fill="FFFFFF"/>
          </w:tcPr>
          <w:p w14:paraId="66A21D1E" w14:textId="77777777" w:rsidR="004F2EE9" w:rsidRPr="009F59B1" w:rsidRDefault="004F2EE9" w:rsidP="0091688F">
            <w:pPr>
              <w:shd w:val="clear" w:color="auto" w:fill="FFFFFF"/>
              <w:tabs>
                <w:tab w:val="left" w:leader="dot" w:pos="5040"/>
              </w:tabs>
              <w:ind w:left="706" w:hanging="576"/>
            </w:pPr>
            <w:r w:rsidRPr="008A3AD8">
              <w:rPr>
                <w:szCs w:val="18"/>
              </w:rPr>
              <w:t>09. Acquisition of land</w:t>
            </w:r>
            <w:r w:rsidRPr="008A3AD8">
              <w:rPr>
                <w:rFonts w:eastAsia="Times New Roman"/>
                <w:szCs w:val="18"/>
              </w:rPr>
              <w:t>—Blackburn Lake Reserve— Grant</w:t>
            </w:r>
            <w:r w:rsidR="0000502B">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D1F" w14:textId="77777777" w:rsidR="004F2EE9" w:rsidRPr="009F59B1" w:rsidRDefault="004F2EE9" w:rsidP="00043772">
            <w:pPr>
              <w:shd w:val="clear" w:color="auto" w:fill="FFFFFF"/>
              <w:tabs>
                <w:tab w:val="left" w:leader="dot" w:pos="5040"/>
              </w:tabs>
              <w:ind w:right="144"/>
              <w:jc w:val="right"/>
            </w:pPr>
            <w:r w:rsidRPr="008A3AD8">
              <w:rPr>
                <w:szCs w:val="18"/>
              </w:rPr>
              <w:t>80,000</w:t>
            </w:r>
          </w:p>
        </w:tc>
        <w:tc>
          <w:tcPr>
            <w:tcW w:w="1242" w:type="dxa"/>
            <w:tcBorders>
              <w:top w:val="nil"/>
              <w:left w:val="single" w:sz="6" w:space="0" w:color="auto"/>
              <w:bottom w:val="nil"/>
              <w:right w:val="nil"/>
            </w:tcBorders>
            <w:shd w:val="clear" w:color="auto" w:fill="FFFFFF"/>
            <w:vAlign w:val="bottom"/>
          </w:tcPr>
          <w:p w14:paraId="66A21D20" w14:textId="77777777" w:rsidR="004F2EE9" w:rsidRPr="009F59B1" w:rsidRDefault="004F2EE9" w:rsidP="00043772">
            <w:pPr>
              <w:shd w:val="clear" w:color="auto" w:fill="FFFFFF"/>
              <w:tabs>
                <w:tab w:val="left" w:leader="dot" w:pos="5040"/>
              </w:tabs>
              <w:ind w:right="144"/>
              <w:jc w:val="right"/>
            </w:pPr>
            <w:r w:rsidRPr="009F59B1">
              <w:t>..</w:t>
            </w:r>
          </w:p>
        </w:tc>
        <w:tc>
          <w:tcPr>
            <w:tcW w:w="1217" w:type="dxa"/>
            <w:tcBorders>
              <w:top w:val="nil"/>
              <w:left w:val="nil"/>
              <w:bottom w:val="nil"/>
              <w:right w:val="nil"/>
            </w:tcBorders>
            <w:shd w:val="clear" w:color="auto" w:fill="FFFFFF"/>
            <w:vAlign w:val="bottom"/>
          </w:tcPr>
          <w:p w14:paraId="66A21D21"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27" w14:textId="77777777" w:rsidTr="00043772">
        <w:trPr>
          <w:trHeight w:val="20"/>
          <w:jc w:val="center"/>
        </w:trPr>
        <w:tc>
          <w:tcPr>
            <w:tcW w:w="5220" w:type="dxa"/>
            <w:tcBorders>
              <w:top w:val="nil"/>
              <w:left w:val="nil"/>
              <w:bottom w:val="nil"/>
              <w:right w:val="nil"/>
            </w:tcBorders>
            <w:shd w:val="clear" w:color="auto" w:fill="FFFFFF"/>
          </w:tcPr>
          <w:p w14:paraId="66A21D23" w14:textId="77777777" w:rsidR="004F2EE9" w:rsidRPr="009F59B1" w:rsidRDefault="004F2EE9" w:rsidP="0091688F">
            <w:pPr>
              <w:shd w:val="clear" w:color="auto" w:fill="FFFFFF"/>
              <w:tabs>
                <w:tab w:val="left" w:leader="dot" w:pos="5040"/>
              </w:tabs>
              <w:ind w:left="706" w:hanging="576"/>
            </w:pPr>
            <w:r w:rsidRPr="008A3AD8">
              <w:rPr>
                <w:szCs w:val="18"/>
              </w:rPr>
              <w:t>10. Preparation of application for staging of Olympic Games 1988 in Melbourne</w:t>
            </w:r>
            <w:r w:rsidRPr="008A3AD8">
              <w:rPr>
                <w:rFonts w:eastAsia="Times New Roman"/>
                <w:szCs w:val="18"/>
              </w:rPr>
              <w:t>—Contribution towards costs</w:t>
            </w:r>
            <w:r w:rsidR="0000502B">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D24" w14:textId="77777777" w:rsidR="004F2EE9" w:rsidRPr="009F59B1" w:rsidRDefault="004F2EE9" w:rsidP="00043772">
            <w:pPr>
              <w:shd w:val="clear" w:color="auto" w:fill="FFFFFF"/>
              <w:tabs>
                <w:tab w:val="left" w:leader="dot" w:pos="5040"/>
              </w:tabs>
              <w:ind w:right="144"/>
              <w:jc w:val="right"/>
            </w:pPr>
            <w:r w:rsidRPr="008A3AD8">
              <w:rPr>
                <w:szCs w:val="18"/>
              </w:rPr>
              <w:t>150,000</w:t>
            </w:r>
          </w:p>
        </w:tc>
        <w:tc>
          <w:tcPr>
            <w:tcW w:w="1242" w:type="dxa"/>
            <w:tcBorders>
              <w:top w:val="nil"/>
              <w:left w:val="single" w:sz="6" w:space="0" w:color="auto"/>
              <w:bottom w:val="nil"/>
              <w:right w:val="nil"/>
            </w:tcBorders>
            <w:shd w:val="clear" w:color="auto" w:fill="FFFFFF"/>
            <w:vAlign w:val="bottom"/>
          </w:tcPr>
          <w:p w14:paraId="66A21D25" w14:textId="77777777" w:rsidR="004F2EE9" w:rsidRPr="009F59B1" w:rsidRDefault="004F2EE9" w:rsidP="00043772">
            <w:pPr>
              <w:shd w:val="clear" w:color="auto" w:fill="FFFFFF"/>
              <w:tabs>
                <w:tab w:val="left" w:leader="dot" w:pos="5040"/>
              </w:tabs>
              <w:ind w:right="144"/>
              <w:jc w:val="right"/>
            </w:pPr>
            <w:r w:rsidRPr="009F59B1">
              <w:t>..</w:t>
            </w:r>
          </w:p>
        </w:tc>
        <w:tc>
          <w:tcPr>
            <w:tcW w:w="1217" w:type="dxa"/>
            <w:tcBorders>
              <w:top w:val="nil"/>
              <w:left w:val="nil"/>
              <w:bottom w:val="nil"/>
              <w:right w:val="nil"/>
            </w:tcBorders>
            <w:shd w:val="clear" w:color="auto" w:fill="FFFFFF"/>
            <w:vAlign w:val="bottom"/>
          </w:tcPr>
          <w:p w14:paraId="66A21D26"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2C" w14:textId="77777777" w:rsidTr="00043772">
        <w:trPr>
          <w:trHeight w:val="20"/>
          <w:jc w:val="center"/>
        </w:trPr>
        <w:tc>
          <w:tcPr>
            <w:tcW w:w="5220" w:type="dxa"/>
            <w:tcBorders>
              <w:top w:val="nil"/>
              <w:left w:val="nil"/>
              <w:bottom w:val="nil"/>
              <w:right w:val="nil"/>
            </w:tcBorders>
            <w:shd w:val="clear" w:color="auto" w:fill="FFFFFF"/>
          </w:tcPr>
          <w:p w14:paraId="66A21D28" w14:textId="77777777" w:rsidR="004F2EE9" w:rsidRPr="009F59B1" w:rsidRDefault="004F2EE9" w:rsidP="0091688F">
            <w:pPr>
              <w:shd w:val="clear" w:color="auto" w:fill="FFFFFF"/>
              <w:tabs>
                <w:tab w:val="left" w:leader="dot" w:pos="5040"/>
              </w:tabs>
              <w:ind w:left="706" w:hanging="576"/>
            </w:pPr>
            <w:r w:rsidRPr="008A3AD8">
              <w:rPr>
                <w:szCs w:val="18"/>
              </w:rPr>
              <w:t>11. Australian Stockmen's Hall of Fame and Outback Heritage Centre</w:t>
            </w:r>
            <w:r w:rsidRPr="008A3AD8">
              <w:rPr>
                <w:rFonts w:eastAsia="Times New Roman"/>
                <w:szCs w:val="18"/>
              </w:rPr>
              <w:t>—Grant</w:t>
            </w:r>
            <w:r w:rsidR="0000502B">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D29" w14:textId="77777777" w:rsidR="004F2EE9" w:rsidRPr="009F59B1" w:rsidRDefault="004F2EE9" w:rsidP="00043772">
            <w:pPr>
              <w:shd w:val="clear" w:color="auto" w:fill="FFFFFF"/>
              <w:tabs>
                <w:tab w:val="left" w:leader="dot" w:pos="5040"/>
              </w:tabs>
              <w:ind w:right="144"/>
              <w:jc w:val="right"/>
            </w:pPr>
            <w:r w:rsidRPr="008A3AD8">
              <w:rPr>
                <w:szCs w:val="18"/>
              </w:rPr>
              <w:t>10,000</w:t>
            </w:r>
          </w:p>
        </w:tc>
        <w:tc>
          <w:tcPr>
            <w:tcW w:w="1242" w:type="dxa"/>
            <w:tcBorders>
              <w:top w:val="nil"/>
              <w:left w:val="single" w:sz="6" w:space="0" w:color="auto"/>
              <w:bottom w:val="nil"/>
              <w:right w:val="nil"/>
            </w:tcBorders>
            <w:shd w:val="clear" w:color="auto" w:fill="FFFFFF"/>
            <w:vAlign w:val="bottom"/>
          </w:tcPr>
          <w:p w14:paraId="66A21D2A" w14:textId="77777777" w:rsidR="004F2EE9" w:rsidRPr="009F59B1" w:rsidRDefault="004F2EE9" w:rsidP="00043772">
            <w:pPr>
              <w:shd w:val="clear" w:color="auto" w:fill="FFFFFF"/>
              <w:tabs>
                <w:tab w:val="left" w:leader="dot" w:pos="5040"/>
              </w:tabs>
              <w:ind w:right="144"/>
              <w:jc w:val="right"/>
            </w:pPr>
            <w:r w:rsidRPr="009F59B1">
              <w:t>..</w:t>
            </w:r>
          </w:p>
        </w:tc>
        <w:tc>
          <w:tcPr>
            <w:tcW w:w="1217" w:type="dxa"/>
            <w:tcBorders>
              <w:top w:val="nil"/>
              <w:left w:val="nil"/>
              <w:bottom w:val="nil"/>
              <w:right w:val="nil"/>
            </w:tcBorders>
            <w:shd w:val="clear" w:color="auto" w:fill="FFFFFF"/>
            <w:vAlign w:val="bottom"/>
          </w:tcPr>
          <w:p w14:paraId="66A21D2B"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31" w14:textId="77777777" w:rsidTr="00043772">
        <w:trPr>
          <w:trHeight w:val="20"/>
          <w:jc w:val="center"/>
        </w:trPr>
        <w:tc>
          <w:tcPr>
            <w:tcW w:w="5220" w:type="dxa"/>
            <w:tcBorders>
              <w:top w:val="nil"/>
              <w:left w:val="nil"/>
              <w:bottom w:val="nil"/>
              <w:right w:val="nil"/>
            </w:tcBorders>
            <w:shd w:val="clear" w:color="auto" w:fill="FFFFFF"/>
          </w:tcPr>
          <w:p w14:paraId="66A21D2D" w14:textId="77777777" w:rsidR="004F2EE9" w:rsidRPr="009F59B1" w:rsidRDefault="004F2EE9" w:rsidP="0091688F">
            <w:pPr>
              <w:shd w:val="clear" w:color="auto" w:fill="FFFFFF"/>
              <w:tabs>
                <w:tab w:val="left" w:leader="dot" w:pos="5040"/>
              </w:tabs>
              <w:ind w:left="706" w:hanging="576"/>
            </w:pPr>
            <w:r w:rsidRPr="008A3AD8">
              <w:rPr>
                <w:szCs w:val="18"/>
              </w:rPr>
              <w:t>12. Confederation of Australian Sport</w:t>
            </w:r>
            <w:r w:rsidRPr="008A3AD8">
              <w:rPr>
                <w:rFonts w:eastAsia="Times New Roman"/>
                <w:szCs w:val="18"/>
              </w:rPr>
              <w:t>—Grant to assist the hosting of the first general meeting of the International</w:t>
            </w:r>
            <w:r w:rsidR="00C92EA3" w:rsidRPr="008A3AD8">
              <w:rPr>
                <w:rFonts w:eastAsia="Times New Roman"/>
                <w:szCs w:val="18"/>
              </w:rPr>
              <w:t xml:space="preserve"> </w:t>
            </w:r>
            <w:r w:rsidRPr="008A3AD8">
              <w:rPr>
                <w:rFonts w:eastAsia="Times New Roman"/>
                <w:szCs w:val="18"/>
              </w:rPr>
              <w:t>Assembly</w:t>
            </w:r>
            <w:r w:rsidR="00C92EA3" w:rsidRPr="008A3AD8">
              <w:rPr>
                <w:rFonts w:eastAsia="Times New Roman"/>
                <w:szCs w:val="18"/>
              </w:rPr>
              <w:t xml:space="preserve"> </w:t>
            </w:r>
            <w:r w:rsidRPr="008A3AD8">
              <w:rPr>
                <w:rFonts w:eastAsia="Times New Roman"/>
                <w:szCs w:val="18"/>
              </w:rPr>
              <w:t>of</w:t>
            </w:r>
            <w:r w:rsidR="00C92EA3" w:rsidRPr="008A3AD8">
              <w:rPr>
                <w:rFonts w:eastAsia="Times New Roman"/>
                <w:szCs w:val="18"/>
              </w:rPr>
              <w:t xml:space="preserve"> </w:t>
            </w:r>
            <w:r w:rsidRPr="008A3AD8">
              <w:rPr>
                <w:rFonts w:eastAsia="Times New Roman"/>
                <w:szCs w:val="18"/>
              </w:rPr>
              <w:t>National</w:t>
            </w:r>
            <w:r w:rsidR="00C92EA3" w:rsidRPr="008A3AD8">
              <w:rPr>
                <w:rFonts w:eastAsia="Times New Roman"/>
                <w:szCs w:val="18"/>
              </w:rPr>
              <w:t xml:space="preserve"> </w:t>
            </w:r>
            <w:r w:rsidRPr="008A3AD8">
              <w:rPr>
                <w:rFonts w:eastAsia="Times New Roman"/>
                <w:szCs w:val="18"/>
              </w:rPr>
              <w:t>Sports Confederations</w:t>
            </w:r>
            <w:r w:rsidR="0000502B">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D2E" w14:textId="77777777" w:rsidR="004F2EE9" w:rsidRPr="009F59B1" w:rsidRDefault="004F2EE9" w:rsidP="00043772">
            <w:pPr>
              <w:shd w:val="clear" w:color="auto" w:fill="FFFFFF"/>
              <w:tabs>
                <w:tab w:val="left" w:leader="dot" w:pos="5040"/>
              </w:tabs>
              <w:ind w:right="144"/>
              <w:jc w:val="right"/>
            </w:pPr>
            <w:r w:rsidRPr="008A3AD8">
              <w:rPr>
                <w:szCs w:val="18"/>
              </w:rPr>
              <w:t>50,000</w:t>
            </w:r>
          </w:p>
        </w:tc>
        <w:tc>
          <w:tcPr>
            <w:tcW w:w="1242" w:type="dxa"/>
            <w:tcBorders>
              <w:top w:val="nil"/>
              <w:left w:val="single" w:sz="6" w:space="0" w:color="auto"/>
              <w:bottom w:val="nil"/>
              <w:right w:val="nil"/>
            </w:tcBorders>
            <w:shd w:val="clear" w:color="auto" w:fill="FFFFFF"/>
            <w:vAlign w:val="bottom"/>
          </w:tcPr>
          <w:p w14:paraId="66A21D2F" w14:textId="77777777" w:rsidR="004F2EE9" w:rsidRPr="009F59B1" w:rsidRDefault="004F2EE9" w:rsidP="00043772">
            <w:pPr>
              <w:shd w:val="clear" w:color="auto" w:fill="FFFFFF"/>
              <w:tabs>
                <w:tab w:val="left" w:leader="dot" w:pos="5040"/>
              </w:tabs>
              <w:ind w:right="144"/>
              <w:jc w:val="right"/>
            </w:pPr>
            <w:r w:rsidRPr="009F59B1">
              <w:t>..</w:t>
            </w:r>
          </w:p>
        </w:tc>
        <w:tc>
          <w:tcPr>
            <w:tcW w:w="1217" w:type="dxa"/>
            <w:tcBorders>
              <w:top w:val="nil"/>
              <w:left w:val="nil"/>
              <w:bottom w:val="nil"/>
              <w:right w:val="nil"/>
            </w:tcBorders>
            <w:shd w:val="clear" w:color="auto" w:fill="FFFFFF"/>
            <w:vAlign w:val="bottom"/>
          </w:tcPr>
          <w:p w14:paraId="66A21D30"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36" w14:textId="77777777" w:rsidTr="00043772">
        <w:trPr>
          <w:trHeight w:val="20"/>
          <w:jc w:val="center"/>
        </w:trPr>
        <w:tc>
          <w:tcPr>
            <w:tcW w:w="5220" w:type="dxa"/>
            <w:tcBorders>
              <w:top w:val="nil"/>
              <w:left w:val="nil"/>
              <w:bottom w:val="nil"/>
              <w:right w:val="nil"/>
            </w:tcBorders>
            <w:shd w:val="clear" w:color="auto" w:fill="FFFFFF"/>
          </w:tcPr>
          <w:p w14:paraId="66A21D32" w14:textId="77777777" w:rsidR="004F2EE9" w:rsidRPr="009F59B1" w:rsidRDefault="004F2EE9" w:rsidP="0091688F">
            <w:pPr>
              <w:shd w:val="clear" w:color="auto" w:fill="FFFFFF"/>
              <w:tabs>
                <w:tab w:val="left" w:leader="dot" w:pos="5040"/>
              </w:tabs>
              <w:ind w:left="706" w:hanging="576"/>
            </w:pPr>
            <w:r w:rsidRPr="008A3AD8">
              <w:rPr>
                <w:szCs w:val="18"/>
              </w:rPr>
              <w:t>13. Participation in Expo 1982</w:t>
            </w:r>
            <w:r w:rsidRPr="008A3AD8">
              <w:rPr>
                <w:rFonts w:eastAsia="Times New Roman"/>
                <w:szCs w:val="18"/>
              </w:rPr>
              <w:t>—Knoxville U.S.A.</w:t>
            </w:r>
            <w:r w:rsidR="0000502B">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D33" w14:textId="77777777" w:rsidR="004F2EE9" w:rsidRPr="009F59B1" w:rsidRDefault="004F2EE9" w:rsidP="00043772">
            <w:pPr>
              <w:shd w:val="clear" w:color="auto" w:fill="FFFFFF"/>
              <w:tabs>
                <w:tab w:val="left" w:leader="dot" w:pos="5040"/>
              </w:tabs>
              <w:ind w:right="144"/>
              <w:jc w:val="right"/>
            </w:pPr>
            <w:r w:rsidRPr="008A3AD8">
              <w:rPr>
                <w:szCs w:val="18"/>
              </w:rPr>
              <w:t>35,000</w:t>
            </w:r>
          </w:p>
        </w:tc>
        <w:tc>
          <w:tcPr>
            <w:tcW w:w="1242" w:type="dxa"/>
            <w:tcBorders>
              <w:top w:val="nil"/>
              <w:left w:val="single" w:sz="6" w:space="0" w:color="auto"/>
              <w:bottom w:val="nil"/>
              <w:right w:val="nil"/>
            </w:tcBorders>
            <w:shd w:val="clear" w:color="auto" w:fill="FFFFFF"/>
            <w:vAlign w:val="bottom"/>
          </w:tcPr>
          <w:p w14:paraId="66A21D34" w14:textId="77777777" w:rsidR="004F2EE9" w:rsidRPr="009F59B1" w:rsidRDefault="004F2EE9" w:rsidP="00043772">
            <w:pPr>
              <w:shd w:val="clear" w:color="auto" w:fill="FFFFFF"/>
              <w:tabs>
                <w:tab w:val="left" w:leader="dot" w:pos="5040"/>
              </w:tabs>
              <w:ind w:right="144"/>
              <w:jc w:val="right"/>
            </w:pPr>
            <w:r w:rsidRPr="009F59B1">
              <w:t>..</w:t>
            </w:r>
          </w:p>
        </w:tc>
        <w:tc>
          <w:tcPr>
            <w:tcW w:w="1217" w:type="dxa"/>
            <w:tcBorders>
              <w:top w:val="nil"/>
              <w:left w:val="nil"/>
              <w:bottom w:val="nil"/>
              <w:right w:val="nil"/>
            </w:tcBorders>
            <w:shd w:val="clear" w:color="auto" w:fill="FFFFFF"/>
            <w:vAlign w:val="bottom"/>
          </w:tcPr>
          <w:p w14:paraId="66A21D35"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3B" w14:textId="77777777" w:rsidTr="00043772">
        <w:trPr>
          <w:trHeight w:val="20"/>
          <w:jc w:val="center"/>
        </w:trPr>
        <w:tc>
          <w:tcPr>
            <w:tcW w:w="5220" w:type="dxa"/>
            <w:tcBorders>
              <w:top w:val="nil"/>
              <w:left w:val="nil"/>
              <w:bottom w:val="nil"/>
              <w:right w:val="nil"/>
            </w:tcBorders>
            <w:shd w:val="clear" w:color="auto" w:fill="FFFFFF"/>
          </w:tcPr>
          <w:p w14:paraId="66A21D37" w14:textId="77777777" w:rsidR="004F2EE9" w:rsidRPr="009F59B1" w:rsidRDefault="004F2EE9" w:rsidP="0091688F">
            <w:pPr>
              <w:shd w:val="clear" w:color="auto" w:fill="FFFFFF"/>
              <w:tabs>
                <w:tab w:val="left" w:leader="dot" w:pos="5040"/>
              </w:tabs>
              <w:ind w:left="706" w:hanging="576"/>
            </w:pPr>
            <w:r w:rsidRPr="008A3AD8">
              <w:rPr>
                <w:szCs w:val="18"/>
              </w:rPr>
              <w:t>14. Inquiry into long t</w:t>
            </w:r>
            <w:r w:rsidR="0071312D" w:rsidRPr="008A3AD8">
              <w:rPr>
                <w:szCs w:val="18"/>
              </w:rPr>
              <w:t>erm future of Christmas Island</w:t>
            </w:r>
            <w:r w:rsidR="0000502B">
              <w:rPr>
                <w:szCs w:val="18"/>
              </w:rPr>
              <w:tab/>
            </w:r>
          </w:p>
        </w:tc>
        <w:tc>
          <w:tcPr>
            <w:tcW w:w="1350" w:type="dxa"/>
            <w:tcBorders>
              <w:top w:val="nil"/>
              <w:left w:val="nil"/>
              <w:bottom w:val="nil"/>
              <w:right w:val="single" w:sz="6" w:space="0" w:color="auto"/>
            </w:tcBorders>
            <w:shd w:val="clear" w:color="auto" w:fill="FFFFFF"/>
            <w:vAlign w:val="bottom"/>
          </w:tcPr>
          <w:p w14:paraId="66A21D38" w14:textId="77777777" w:rsidR="004F2EE9" w:rsidRPr="009F59B1" w:rsidRDefault="004F2EE9" w:rsidP="00043772">
            <w:pPr>
              <w:shd w:val="clear" w:color="auto" w:fill="FFFFFF"/>
              <w:tabs>
                <w:tab w:val="left" w:leader="dot" w:pos="5040"/>
              </w:tabs>
              <w:ind w:right="144"/>
              <w:jc w:val="right"/>
            </w:pPr>
            <w:r w:rsidRPr="008A3AD8">
              <w:rPr>
                <w:szCs w:val="18"/>
              </w:rPr>
              <w:t>58,400</w:t>
            </w:r>
          </w:p>
        </w:tc>
        <w:tc>
          <w:tcPr>
            <w:tcW w:w="1242" w:type="dxa"/>
            <w:tcBorders>
              <w:top w:val="nil"/>
              <w:left w:val="single" w:sz="6" w:space="0" w:color="auto"/>
              <w:bottom w:val="nil"/>
              <w:right w:val="nil"/>
            </w:tcBorders>
            <w:shd w:val="clear" w:color="auto" w:fill="FFFFFF"/>
            <w:vAlign w:val="bottom"/>
          </w:tcPr>
          <w:p w14:paraId="66A21D39" w14:textId="77777777" w:rsidR="004F2EE9" w:rsidRPr="009F59B1" w:rsidRDefault="004F2EE9" w:rsidP="00043772">
            <w:pPr>
              <w:shd w:val="clear" w:color="auto" w:fill="FFFFFF"/>
              <w:tabs>
                <w:tab w:val="left" w:leader="dot" w:pos="5040"/>
              </w:tabs>
              <w:ind w:right="144"/>
              <w:jc w:val="right"/>
            </w:pPr>
            <w:r w:rsidRPr="009F59B1">
              <w:t>..</w:t>
            </w:r>
          </w:p>
        </w:tc>
        <w:tc>
          <w:tcPr>
            <w:tcW w:w="1217" w:type="dxa"/>
            <w:tcBorders>
              <w:top w:val="nil"/>
              <w:left w:val="nil"/>
              <w:bottom w:val="nil"/>
              <w:right w:val="nil"/>
            </w:tcBorders>
            <w:shd w:val="clear" w:color="auto" w:fill="FFFFFF"/>
            <w:vAlign w:val="bottom"/>
          </w:tcPr>
          <w:p w14:paraId="66A21D3A"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40" w14:textId="77777777" w:rsidTr="00043772">
        <w:trPr>
          <w:trHeight w:val="20"/>
          <w:jc w:val="center"/>
        </w:trPr>
        <w:tc>
          <w:tcPr>
            <w:tcW w:w="5220" w:type="dxa"/>
            <w:tcBorders>
              <w:top w:val="nil"/>
              <w:left w:val="nil"/>
              <w:bottom w:val="nil"/>
              <w:right w:val="nil"/>
            </w:tcBorders>
            <w:shd w:val="clear" w:color="auto" w:fill="FFFFFF"/>
          </w:tcPr>
          <w:p w14:paraId="66A21D3C" w14:textId="77777777" w:rsidR="004F2EE9" w:rsidRPr="009F59B1" w:rsidRDefault="00124521" w:rsidP="0091688F">
            <w:pPr>
              <w:shd w:val="clear" w:color="auto" w:fill="FFFFFF"/>
              <w:tabs>
                <w:tab w:val="left" w:leader="dot" w:pos="5040"/>
              </w:tabs>
              <w:ind w:left="706" w:hanging="576"/>
            </w:pPr>
            <w:r w:rsidRPr="008A3AD8">
              <w:rPr>
                <w:szCs w:val="18"/>
              </w:rPr>
              <w:t>15. International</w:t>
            </w:r>
            <w:r w:rsidR="004F2EE9" w:rsidRPr="008A3AD8">
              <w:rPr>
                <w:szCs w:val="18"/>
              </w:rPr>
              <w:t xml:space="preserve"> Standard Sport Facilities</w:t>
            </w:r>
            <w:r w:rsidR="0000502B">
              <w:rPr>
                <w:szCs w:val="18"/>
              </w:rPr>
              <w:tab/>
            </w:r>
          </w:p>
        </w:tc>
        <w:tc>
          <w:tcPr>
            <w:tcW w:w="1350" w:type="dxa"/>
            <w:tcBorders>
              <w:top w:val="nil"/>
              <w:left w:val="nil"/>
              <w:bottom w:val="nil"/>
              <w:right w:val="single" w:sz="6" w:space="0" w:color="auto"/>
            </w:tcBorders>
            <w:shd w:val="clear" w:color="auto" w:fill="FFFFFF"/>
            <w:vAlign w:val="bottom"/>
          </w:tcPr>
          <w:p w14:paraId="66A21D3D" w14:textId="77777777" w:rsidR="004F2EE9" w:rsidRPr="009F59B1" w:rsidRDefault="004F2EE9" w:rsidP="00043772">
            <w:pPr>
              <w:shd w:val="clear" w:color="auto" w:fill="FFFFFF"/>
              <w:tabs>
                <w:tab w:val="left" w:leader="dot" w:pos="5040"/>
              </w:tabs>
              <w:ind w:right="144"/>
              <w:jc w:val="right"/>
            </w:pPr>
            <w:r w:rsidRPr="008A3AD8">
              <w:rPr>
                <w:szCs w:val="18"/>
              </w:rPr>
              <w:t>1,000,000</w:t>
            </w:r>
          </w:p>
        </w:tc>
        <w:tc>
          <w:tcPr>
            <w:tcW w:w="1242" w:type="dxa"/>
            <w:tcBorders>
              <w:top w:val="nil"/>
              <w:left w:val="single" w:sz="6" w:space="0" w:color="auto"/>
              <w:bottom w:val="nil"/>
              <w:right w:val="nil"/>
            </w:tcBorders>
            <w:shd w:val="clear" w:color="auto" w:fill="FFFFFF"/>
            <w:vAlign w:val="bottom"/>
          </w:tcPr>
          <w:p w14:paraId="66A21D3E" w14:textId="77777777" w:rsidR="004F2EE9" w:rsidRPr="009F59B1" w:rsidRDefault="004F2EE9" w:rsidP="00043772">
            <w:pPr>
              <w:shd w:val="clear" w:color="auto" w:fill="FFFFFF"/>
              <w:tabs>
                <w:tab w:val="left" w:leader="dot" w:pos="5040"/>
              </w:tabs>
              <w:ind w:right="144"/>
              <w:jc w:val="right"/>
            </w:pPr>
            <w:r w:rsidRPr="009F59B1">
              <w:t>..</w:t>
            </w:r>
          </w:p>
        </w:tc>
        <w:tc>
          <w:tcPr>
            <w:tcW w:w="1217" w:type="dxa"/>
            <w:tcBorders>
              <w:top w:val="nil"/>
              <w:left w:val="nil"/>
              <w:bottom w:val="nil"/>
              <w:right w:val="nil"/>
            </w:tcBorders>
            <w:shd w:val="clear" w:color="auto" w:fill="FFFFFF"/>
            <w:vAlign w:val="bottom"/>
          </w:tcPr>
          <w:p w14:paraId="66A21D3F"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45" w14:textId="77777777" w:rsidTr="00043772">
        <w:trPr>
          <w:trHeight w:val="20"/>
          <w:jc w:val="center"/>
        </w:trPr>
        <w:tc>
          <w:tcPr>
            <w:tcW w:w="5220" w:type="dxa"/>
            <w:tcBorders>
              <w:top w:val="nil"/>
              <w:left w:val="nil"/>
              <w:right w:val="nil"/>
            </w:tcBorders>
            <w:shd w:val="clear" w:color="auto" w:fill="FFFFFF"/>
          </w:tcPr>
          <w:p w14:paraId="66A21D41" w14:textId="77777777" w:rsidR="004F2EE9" w:rsidRPr="009F59B1" w:rsidRDefault="004F2EE9" w:rsidP="0091688F">
            <w:pPr>
              <w:shd w:val="clear" w:color="auto" w:fill="FFFFFF"/>
              <w:tabs>
                <w:tab w:val="left" w:leader="dot" w:pos="5040"/>
              </w:tabs>
              <w:ind w:left="706" w:hanging="576"/>
            </w:pPr>
            <w:r w:rsidRPr="008A3AD8">
              <w:rPr>
                <w:szCs w:val="18"/>
              </w:rPr>
              <w:t>16. National Committee on Sport and Recreation for the Handicapped</w:t>
            </w:r>
            <w:r w:rsidR="0000502B">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D42" w14:textId="77777777" w:rsidR="004F2EE9" w:rsidRPr="009F59B1" w:rsidRDefault="004F2EE9" w:rsidP="00043772">
            <w:pPr>
              <w:shd w:val="clear" w:color="auto" w:fill="FFFFFF"/>
              <w:tabs>
                <w:tab w:val="left" w:leader="dot" w:pos="5040"/>
              </w:tabs>
              <w:ind w:right="144"/>
              <w:jc w:val="right"/>
            </w:pPr>
            <w:r w:rsidRPr="008A3AD8">
              <w:rPr>
                <w:szCs w:val="18"/>
              </w:rPr>
              <w:t>7,500</w:t>
            </w:r>
          </w:p>
        </w:tc>
        <w:tc>
          <w:tcPr>
            <w:tcW w:w="1242" w:type="dxa"/>
            <w:tcBorders>
              <w:top w:val="nil"/>
              <w:left w:val="single" w:sz="6" w:space="0" w:color="auto"/>
              <w:bottom w:val="nil"/>
              <w:right w:val="nil"/>
            </w:tcBorders>
            <w:shd w:val="clear" w:color="auto" w:fill="FFFFFF"/>
            <w:vAlign w:val="bottom"/>
          </w:tcPr>
          <w:p w14:paraId="66A21D43" w14:textId="77777777" w:rsidR="004F2EE9" w:rsidRPr="009F59B1" w:rsidRDefault="004F2EE9" w:rsidP="00043772">
            <w:pPr>
              <w:shd w:val="clear" w:color="auto" w:fill="FFFFFF"/>
              <w:tabs>
                <w:tab w:val="left" w:leader="dot" w:pos="5040"/>
              </w:tabs>
              <w:ind w:right="144"/>
              <w:jc w:val="right"/>
            </w:pPr>
            <w:r w:rsidRPr="009F59B1">
              <w:t>..</w:t>
            </w:r>
          </w:p>
        </w:tc>
        <w:tc>
          <w:tcPr>
            <w:tcW w:w="1217" w:type="dxa"/>
            <w:tcBorders>
              <w:top w:val="nil"/>
              <w:left w:val="nil"/>
              <w:bottom w:val="nil"/>
              <w:right w:val="nil"/>
            </w:tcBorders>
            <w:shd w:val="clear" w:color="auto" w:fill="FFFFFF"/>
            <w:vAlign w:val="bottom"/>
          </w:tcPr>
          <w:p w14:paraId="66A21D44" w14:textId="77777777" w:rsidR="004F2EE9" w:rsidRPr="009F59B1" w:rsidRDefault="004F2EE9" w:rsidP="00043772">
            <w:pPr>
              <w:shd w:val="clear" w:color="auto" w:fill="FFFFFF"/>
              <w:tabs>
                <w:tab w:val="left" w:leader="dot" w:pos="5040"/>
              </w:tabs>
              <w:ind w:right="144"/>
              <w:jc w:val="right"/>
            </w:pPr>
            <w:r w:rsidRPr="009F59B1">
              <w:t>..</w:t>
            </w:r>
          </w:p>
        </w:tc>
      </w:tr>
      <w:tr w:rsidR="004F2EE9" w:rsidRPr="009F59B1" w14:paraId="66A21D4A" w14:textId="77777777" w:rsidTr="00043772">
        <w:trPr>
          <w:trHeight w:val="20"/>
          <w:jc w:val="center"/>
        </w:trPr>
        <w:tc>
          <w:tcPr>
            <w:tcW w:w="5220" w:type="dxa"/>
            <w:tcBorders>
              <w:left w:val="nil"/>
              <w:right w:val="nil"/>
            </w:tcBorders>
            <w:shd w:val="clear" w:color="auto" w:fill="FFFFFF"/>
          </w:tcPr>
          <w:p w14:paraId="66A21D46" w14:textId="77777777" w:rsidR="004F2EE9" w:rsidRPr="009F59B1" w:rsidRDefault="00F2277B" w:rsidP="00D3084C">
            <w:pPr>
              <w:shd w:val="clear" w:color="auto" w:fill="FFFFFF"/>
              <w:tabs>
                <w:tab w:val="left" w:leader="dot" w:pos="504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868</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D47" w14:textId="77777777" w:rsidR="004F2EE9" w:rsidRPr="009F59B1" w:rsidRDefault="004F2EE9" w:rsidP="00043772">
            <w:pPr>
              <w:shd w:val="clear" w:color="auto" w:fill="FFFFFF"/>
              <w:tabs>
                <w:tab w:val="left" w:leader="dot" w:pos="5040"/>
              </w:tabs>
              <w:ind w:right="144"/>
              <w:jc w:val="right"/>
            </w:pPr>
            <w:r w:rsidRPr="008A3AD8">
              <w:rPr>
                <w:b/>
                <w:bCs/>
                <w:szCs w:val="18"/>
              </w:rPr>
              <w:t>1,673,900</w:t>
            </w:r>
          </w:p>
        </w:tc>
        <w:tc>
          <w:tcPr>
            <w:tcW w:w="1242" w:type="dxa"/>
            <w:tcBorders>
              <w:top w:val="nil"/>
              <w:left w:val="single" w:sz="6" w:space="0" w:color="auto"/>
              <w:bottom w:val="nil"/>
              <w:right w:val="nil"/>
            </w:tcBorders>
            <w:shd w:val="clear" w:color="auto" w:fill="FFFFFF"/>
            <w:vAlign w:val="bottom"/>
          </w:tcPr>
          <w:p w14:paraId="66A21D48" w14:textId="77777777" w:rsidR="004F2EE9" w:rsidRPr="009F59B1" w:rsidRDefault="004F2EE9" w:rsidP="00043772">
            <w:pPr>
              <w:shd w:val="clear" w:color="auto" w:fill="FFFFFF"/>
              <w:tabs>
                <w:tab w:val="left" w:leader="dot" w:pos="5040"/>
              </w:tabs>
              <w:ind w:right="144"/>
              <w:jc w:val="right"/>
            </w:pPr>
          </w:p>
        </w:tc>
        <w:tc>
          <w:tcPr>
            <w:tcW w:w="1217" w:type="dxa"/>
            <w:tcBorders>
              <w:top w:val="nil"/>
              <w:left w:val="nil"/>
              <w:bottom w:val="nil"/>
              <w:right w:val="nil"/>
            </w:tcBorders>
            <w:shd w:val="clear" w:color="auto" w:fill="FFFFFF"/>
            <w:vAlign w:val="bottom"/>
          </w:tcPr>
          <w:p w14:paraId="66A21D49" w14:textId="77777777" w:rsidR="004F2EE9" w:rsidRPr="009F59B1" w:rsidRDefault="004F2EE9" w:rsidP="00043772">
            <w:pPr>
              <w:shd w:val="clear" w:color="auto" w:fill="FFFFFF"/>
              <w:tabs>
                <w:tab w:val="left" w:leader="dot" w:pos="5040"/>
              </w:tabs>
              <w:ind w:right="144"/>
              <w:jc w:val="right"/>
            </w:pPr>
          </w:p>
        </w:tc>
      </w:tr>
      <w:tr w:rsidR="004F2EE9" w:rsidRPr="009F59B1" w14:paraId="66A21D4F" w14:textId="77777777" w:rsidTr="00043772">
        <w:trPr>
          <w:trHeight w:val="20"/>
          <w:jc w:val="center"/>
        </w:trPr>
        <w:tc>
          <w:tcPr>
            <w:tcW w:w="5220" w:type="dxa"/>
            <w:tcBorders>
              <w:left w:val="nil"/>
              <w:bottom w:val="single" w:sz="4" w:space="0" w:color="auto"/>
              <w:right w:val="nil"/>
            </w:tcBorders>
            <w:shd w:val="clear" w:color="auto" w:fill="FFFFFF"/>
          </w:tcPr>
          <w:p w14:paraId="66A21D4B" w14:textId="77777777" w:rsidR="004F2EE9" w:rsidRPr="009F59B1" w:rsidRDefault="004F2EE9" w:rsidP="00043772">
            <w:pPr>
              <w:shd w:val="clear" w:color="auto" w:fill="FFFFFF"/>
              <w:tabs>
                <w:tab w:val="left" w:leader="dot" w:pos="5040"/>
              </w:tabs>
              <w:spacing w:before="60" w:after="60"/>
              <w:jc w:val="both"/>
            </w:pPr>
            <w:r w:rsidRPr="008A3AD8">
              <w:rPr>
                <w:b/>
                <w:bCs/>
                <w:szCs w:val="18"/>
              </w:rPr>
              <w:t>Total: Department of Home Affairs and Environment</w:t>
            </w:r>
            <w:r w:rsidR="00043772">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D4C" w14:textId="77777777" w:rsidR="004F2EE9" w:rsidRPr="009F59B1" w:rsidRDefault="004F2EE9" w:rsidP="00043772">
            <w:pPr>
              <w:shd w:val="clear" w:color="auto" w:fill="FFFFFF"/>
              <w:tabs>
                <w:tab w:val="left" w:leader="dot" w:pos="5040"/>
              </w:tabs>
              <w:spacing w:before="60" w:after="60"/>
              <w:ind w:right="144"/>
              <w:jc w:val="right"/>
            </w:pPr>
            <w:r w:rsidRPr="008A3AD8">
              <w:rPr>
                <w:b/>
                <w:bCs/>
                <w:szCs w:val="18"/>
              </w:rPr>
              <w:t>1,811,000</w:t>
            </w:r>
          </w:p>
        </w:tc>
        <w:tc>
          <w:tcPr>
            <w:tcW w:w="1242" w:type="dxa"/>
            <w:tcBorders>
              <w:top w:val="nil"/>
              <w:left w:val="single" w:sz="6" w:space="0" w:color="auto"/>
              <w:bottom w:val="single" w:sz="6" w:space="0" w:color="auto"/>
              <w:right w:val="nil"/>
            </w:tcBorders>
            <w:shd w:val="clear" w:color="auto" w:fill="FFFFFF"/>
            <w:vAlign w:val="bottom"/>
          </w:tcPr>
          <w:p w14:paraId="66A21D4D" w14:textId="77777777" w:rsidR="004F2EE9" w:rsidRPr="009F59B1" w:rsidRDefault="004F2EE9" w:rsidP="00043772">
            <w:pPr>
              <w:shd w:val="clear" w:color="auto" w:fill="FFFFFF"/>
              <w:tabs>
                <w:tab w:val="left" w:leader="dot" w:pos="5040"/>
              </w:tabs>
              <w:ind w:right="144"/>
              <w:jc w:val="right"/>
            </w:pPr>
          </w:p>
        </w:tc>
        <w:tc>
          <w:tcPr>
            <w:tcW w:w="1217" w:type="dxa"/>
            <w:tcBorders>
              <w:top w:val="nil"/>
              <w:left w:val="nil"/>
              <w:bottom w:val="single" w:sz="6" w:space="0" w:color="auto"/>
              <w:right w:val="nil"/>
            </w:tcBorders>
            <w:shd w:val="clear" w:color="auto" w:fill="FFFFFF"/>
            <w:vAlign w:val="bottom"/>
          </w:tcPr>
          <w:p w14:paraId="66A21D4E" w14:textId="77777777" w:rsidR="004F2EE9" w:rsidRPr="009F59B1" w:rsidRDefault="004F2EE9" w:rsidP="00043772">
            <w:pPr>
              <w:shd w:val="clear" w:color="auto" w:fill="FFFFFF"/>
              <w:tabs>
                <w:tab w:val="left" w:leader="dot" w:pos="5040"/>
              </w:tabs>
              <w:ind w:right="144"/>
              <w:jc w:val="right"/>
            </w:pPr>
          </w:p>
        </w:tc>
      </w:tr>
      <w:tr w:rsidR="004F2EE9" w:rsidRPr="009F59B1" w14:paraId="66A21D54" w14:textId="77777777" w:rsidTr="00043772">
        <w:trPr>
          <w:trHeight w:val="20"/>
          <w:jc w:val="center"/>
        </w:trPr>
        <w:tc>
          <w:tcPr>
            <w:tcW w:w="5220" w:type="dxa"/>
            <w:tcBorders>
              <w:top w:val="single" w:sz="4" w:space="0" w:color="auto"/>
              <w:left w:val="nil"/>
              <w:bottom w:val="nil"/>
              <w:right w:val="nil"/>
            </w:tcBorders>
            <w:shd w:val="clear" w:color="auto" w:fill="FFFFFF"/>
          </w:tcPr>
          <w:p w14:paraId="66A21D50" w14:textId="77777777" w:rsidR="004F2EE9" w:rsidRPr="009F59B1" w:rsidRDefault="004F2EE9" w:rsidP="00043772">
            <w:pPr>
              <w:shd w:val="clear" w:color="auto" w:fill="FFFFFF"/>
              <w:tabs>
                <w:tab w:val="left" w:leader="dot" w:pos="5040"/>
              </w:tabs>
              <w:spacing w:before="360"/>
              <w:jc w:val="both"/>
            </w:pPr>
            <w:r w:rsidRPr="008A3AD8">
              <w:rPr>
                <w:b/>
                <w:bCs/>
                <w:szCs w:val="18"/>
              </w:rPr>
              <w:t>DEPARTMENT OF HOUSING AND CONSTRUCTION</w:t>
            </w:r>
          </w:p>
        </w:tc>
        <w:tc>
          <w:tcPr>
            <w:tcW w:w="1350" w:type="dxa"/>
            <w:tcBorders>
              <w:top w:val="single" w:sz="6" w:space="0" w:color="auto"/>
              <w:left w:val="nil"/>
              <w:bottom w:val="nil"/>
              <w:right w:val="single" w:sz="6" w:space="0" w:color="auto"/>
            </w:tcBorders>
            <w:shd w:val="clear" w:color="auto" w:fill="FFFFFF"/>
            <w:vAlign w:val="bottom"/>
          </w:tcPr>
          <w:p w14:paraId="66A21D51" w14:textId="77777777" w:rsidR="004F2EE9" w:rsidRPr="009F59B1" w:rsidRDefault="004F2EE9" w:rsidP="00043772">
            <w:pPr>
              <w:shd w:val="clear" w:color="auto" w:fill="FFFFFF"/>
              <w:tabs>
                <w:tab w:val="left" w:leader="dot" w:pos="5040"/>
              </w:tabs>
              <w:ind w:right="144"/>
              <w:jc w:val="right"/>
            </w:pPr>
          </w:p>
        </w:tc>
        <w:tc>
          <w:tcPr>
            <w:tcW w:w="1242" w:type="dxa"/>
            <w:tcBorders>
              <w:top w:val="single" w:sz="6" w:space="0" w:color="auto"/>
              <w:left w:val="single" w:sz="6" w:space="0" w:color="auto"/>
              <w:bottom w:val="nil"/>
              <w:right w:val="nil"/>
            </w:tcBorders>
            <w:shd w:val="clear" w:color="auto" w:fill="FFFFFF"/>
            <w:vAlign w:val="bottom"/>
          </w:tcPr>
          <w:p w14:paraId="66A21D52" w14:textId="77777777" w:rsidR="004F2EE9" w:rsidRPr="009F59B1" w:rsidRDefault="004F2EE9" w:rsidP="00043772">
            <w:pPr>
              <w:shd w:val="clear" w:color="auto" w:fill="FFFFFF"/>
              <w:tabs>
                <w:tab w:val="left" w:leader="dot" w:pos="5040"/>
              </w:tabs>
              <w:ind w:right="144"/>
              <w:jc w:val="right"/>
            </w:pPr>
          </w:p>
        </w:tc>
        <w:tc>
          <w:tcPr>
            <w:tcW w:w="1217" w:type="dxa"/>
            <w:tcBorders>
              <w:top w:val="single" w:sz="6" w:space="0" w:color="auto"/>
              <w:left w:val="nil"/>
              <w:bottom w:val="nil"/>
              <w:right w:val="nil"/>
            </w:tcBorders>
            <w:shd w:val="clear" w:color="auto" w:fill="FFFFFF"/>
            <w:vAlign w:val="bottom"/>
          </w:tcPr>
          <w:p w14:paraId="66A21D53" w14:textId="77777777" w:rsidR="004F2EE9" w:rsidRPr="009F59B1" w:rsidRDefault="004F2EE9" w:rsidP="00043772">
            <w:pPr>
              <w:shd w:val="clear" w:color="auto" w:fill="FFFFFF"/>
              <w:tabs>
                <w:tab w:val="left" w:leader="dot" w:pos="5040"/>
              </w:tabs>
              <w:ind w:right="144"/>
              <w:jc w:val="right"/>
            </w:pPr>
          </w:p>
        </w:tc>
      </w:tr>
      <w:tr w:rsidR="004F2EE9" w:rsidRPr="009F59B1" w14:paraId="66A21D59" w14:textId="77777777" w:rsidTr="00043772">
        <w:trPr>
          <w:trHeight w:val="20"/>
          <w:jc w:val="center"/>
        </w:trPr>
        <w:tc>
          <w:tcPr>
            <w:tcW w:w="5220" w:type="dxa"/>
            <w:tcBorders>
              <w:top w:val="nil"/>
              <w:left w:val="nil"/>
              <w:bottom w:val="nil"/>
              <w:right w:val="nil"/>
            </w:tcBorders>
            <w:shd w:val="clear" w:color="auto" w:fill="FFFFFF"/>
          </w:tcPr>
          <w:p w14:paraId="66A21D55" w14:textId="77777777" w:rsidR="004F2EE9" w:rsidRPr="009F59B1" w:rsidRDefault="004F2EE9" w:rsidP="00043772">
            <w:pPr>
              <w:shd w:val="clear" w:color="auto" w:fill="FFFFFF"/>
              <w:tabs>
                <w:tab w:val="left" w:leader="dot" w:pos="5040"/>
              </w:tabs>
              <w:spacing w:before="60"/>
              <w:jc w:val="both"/>
            </w:pPr>
            <w:r w:rsidRPr="008A3AD8">
              <w:rPr>
                <w:smallCaps/>
                <w:szCs w:val="18"/>
              </w:rPr>
              <w:t xml:space="preserve">Division </w:t>
            </w:r>
            <w:r w:rsidRPr="008A3AD8">
              <w:rPr>
                <w:szCs w:val="18"/>
              </w:rPr>
              <w:t>871.</w:t>
            </w:r>
            <w:r w:rsidRPr="008A3AD8">
              <w:rPr>
                <w:rFonts w:eastAsia="Times New Roman"/>
                <w:szCs w:val="18"/>
              </w:rPr>
              <w:t>—CAPITAL WORKS AND SERVICES</w:t>
            </w:r>
          </w:p>
        </w:tc>
        <w:tc>
          <w:tcPr>
            <w:tcW w:w="1350" w:type="dxa"/>
            <w:tcBorders>
              <w:top w:val="nil"/>
              <w:left w:val="nil"/>
              <w:bottom w:val="nil"/>
              <w:right w:val="single" w:sz="6" w:space="0" w:color="auto"/>
            </w:tcBorders>
            <w:shd w:val="clear" w:color="auto" w:fill="FFFFFF"/>
            <w:vAlign w:val="bottom"/>
          </w:tcPr>
          <w:p w14:paraId="66A21D56" w14:textId="77777777" w:rsidR="004F2EE9" w:rsidRPr="009F59B1" w:rsidRDefault="004F2EE9" w:rsidP="00043772">
            <w:pPr>
              <w:shd w:val="clear" w:color="auto" w:fill="FFFFFF"/>
              <w:tabs>
                <w:tab w:val="left" w:leader="dot" w:pos="5040"/>
              </w:tabs>
              <w:ind w:right="144"/>
              <w:jc w:val="right"/>
            </w:pPr>
          </w:p>
        </w:tc>
        <w:tc>
          <w:tcPr>
            <w:tcW w:w="1242" w:type="dxa"/>
            <w:tcBorders>
              <w:top w:val="nil"/>
              <w:left w:val="single" w:sz="6" w:space="0" w:color="auto"/>
              <w:bottom w:val="nil"/>
              <w:right w:val="nil"/>
            </w:tcBorders>
            <w:shd w:val="clear" w:color="auto" w:fill="FFFFFF"/>
            <w:vAlign w:val="bottom"/>
          </w:tcPr>
          <w:p w14:paraId="66A21D57" w14:textId="77777777" w:rsidR="004F2EE9" w:rsidRPr="009F59B1" w:rsidRDefault="004F2EE9" w:rsidP="00043772">
            <w:pPr>
              <w:shd w:val="clear" w:color="auto" w:fill="FFFFFF"/>
              <w:tabs>
                <w:tab w:val="left" w:leader="dot" w:pos="5040"/>
              </w:tabs>
              <w:ind w:right="144"/>
              <w:jc w:val="right"/>
            </w:pPr>
          </w:p>
        </w:tc>
        <w:tc>
          <w:tcPr>
            <w:tcW w:w="1217" w:type="dxa"/>
            <w:tcBorders>
              <w:top w:val="nil"/>
              <w:left w:val="nil"/>
              <w:bottom w:val="nil"/>
              <w:right w:val="nil"/>
            </w:tcBorders>
            <w:shd w:val="clear" w:color="auto" w:fill="FFFFFF"/>
            <w:vAlign w:val="bottom"/>
          </w:tcPr>
          <w:p w14:paraId="66A21D58" w14:textId="77777777" w:rsidR="004F2EE9" w:rsidRPr="009F59B1" w:rsidRDefault="004F2EE9" w:rsidP="00043772">
            <w:pPr>
              <w:shd w:val="clear" w:color="auto" w:fill="FFFFFF"/>
              <w:tabs>
                <w:tab w:val="left" w:leader="dot" w:pos="5040"/>
              </w:tabs>
              <w:ind w:right="144"/>
              <w:jc w:val="right"/>
            </w:pPr>
          </w:p>
        </w:tc>
      </w:tr>
      <w:tr w:rsidR="004F2EE9" w:rsidRPr="009F59B1" w14:paraId="66A21D5E" w14:textId="77777777" w:rsidTr="00043772">
        <w:trPr>
          <w:trHeight w:val="20"/>
          <w:jc w:val="center"/>
        </w:trPr>
        <w:tc>
          <w:tcPr>
            <w:tcW w:w="5220" w:type="dxa"/>
            <w:tcBorders>
              <w:top w:val="nil"/>
              <w:left w:val="nil"/>
              <w:bottom w:val="nil"/>
              <w:right w:val="nil"/>
            </w:tcBorders>
            <w:shd w:val="clear" w:color="auto" w:fill="FFFFFF"/>
          </w:tcPr>
          <w:p w14:paraId="66A21D5A" w14:textId="77777777" w:rsidR="004F2EE9" w:rsidRPr="009F59B1" w:rsidRDefault="004F2EE9" w:rsidP="00D3084C">
            <w:pPr>
              <w:shd w:val="clear" w:color="auto" w:fill="FFFFFF"/>
              <w:tabs>
                <w:tab w:val="left" w:leader="dot" w:pos="5040"/>
              </w:tabs>
              <w:jc w:val="both"/>
            </w:pPr>
            <w:r w:rsidRPr="008A3AD8">
              <w:rPr>
                <w:b/>
                <w:bCs/>
                <w:szCs w:val="18"/>
              </w:rPr>
              <w:t>1.</w:t>
            </w:r>
            <w:r w:rsidRPr="008A3AD8">
              <w:rPr>
                <w:rFonts w:eastAsia="Times New Roman"/>
                <w:b/>
                <w:bCs/>
                <w:szCs w:val="18"/>
              </w:rPr>
              <w:t>—Buildings and Works—Departmental—</w:t>
            </w:r>
          </w:p>
        </w:tc>
        <w:tc>
          <w:tcPr>
            <w:tcW w:w="1350" w:type="dxa"/>
            <w:tcBorders>
              <w:top w:val="nil"/>
              <w:left w:val="nil"/>
              <w:bottom w:val="nil"/>
              <w:right w:val="single" w:sz="6" w:space="0" w:color="auto"/>
            </w:tcBorders>
            <w:shd w:val="clear" w:color="auto" w:fill="FFFFFF"/>
            <w:vAlign w:val="bottom"/>
          </w:tcPr>
          <w:p w14:paraId="66A21D5B" w14:textId="77777777" w:rsidR="004F2EE9" w:rsidRPr="009F59B1" w:rsidRDefault="004F2EE9" w:rsidP="00043772">
            <w:pPr>
              <w:shd w:val="clear" w:color="auto" w:fill="FFFFFF"/>
              <w:tabs>
                <w:tab w:val="left" w:leader="dot" w:pos="5040"/>
              </w:tabs>
              <w:ind w:right="144"/>
              <w:jc w:val="right"/>
            </w:pPr>
          </w:p>
        </w:tc>
        <w:tc>
          <w:tcPr>
            <w:tcW w:w="1242" w:type="dxa"/>
            <w:tcBorders>
              <w:top w:val="nil"/>
              <w:left w:val="single" w:sz="6" w:space="0" w:color="auto"/>
              <w:bottom w:val="nil"/>
              <w:right w:val="nil"/>
            </w:tcBorders>
            <w:shd w:val="clear" w:color="auto" w:fill="FFFFFF"/>
            <w:vAlign w:val="bottom"/>
          </w:tcPr>
          <w:p w14:paraId="66A21D5C" w14:textId="77777777" w:rsidR="004F2EE9" w:rsidRPr="009F59B1" w:rsidRDefault="004F2EE9" w:rsidP="00043772">
            <w:pPr>
              <w:shd w:val="clear" w:color="auto" w:fill="FFFFFF"/>
              <w:tabs>
                <w:tab w:val="left" w:leader="dot" w:pos="5040"/>
              </w:tabs>
              <w:ind w:right="144"/>
              <w:jc w:val="right"/>
            </w:pPr>
          </w:p>
        </w:tc>
        <w:tc>
          <w:tcPr>
            <w:tcW w:w="1217" w:type="dxa"/>
            <w:tcBorders>
              <w:top w:val="nil"/>
              <w:left w:val="nil"/>
              <w:bottom w:val="nil"/>
              <w:right w:val="nil"/>
            </w:tcBorders>
            <w:shd w:val="clear" w:color="auto" w:fill="FFFFFF"/>
            <w:vAlign w:val="bottom"/>
          </w:tcPr>
          <w:p w14:paraId="66A21D5D" w14:textId="77777777" w:rsidR="004F2EE9" w:rsidRPr="009F59B1" w:rsidRDefault="004F2EE9" w:rsidP="00043772">
            <w:pPr>
              <w:shd w:val="clear" w:color="auto" w:fill="FFFFFF"/>
              <w:tabs>
                <w:tab w:val="left" w:leader="dot" w:pos="5040"/>
              </w:tabs>
              <w:ind w:right="144"/>
              <w:jc w:val="right"/>
            </w:pPr>
          </w:p>
        </w:tc>
      </w:tr>
      <w:tr w:rsidR="004F2EE9" w:rsidRPr="009F59B1" w14:paraId="66A21D63" w14:textId="77777777" w:rsidTr="00043772">
        <w:trPr>
          <w:trHeight w:val="20"/>
          <w:jc w:val="center"/>
        </w:trPr>
        <w:tc>
          <w:tcPr>
            <w:tcW w:w="5220" w:type="dxa"/>
            <w:tcBorders>
              <w:top w:val="nil"/>
              <w:left w:val="nil"/>
              <w:bottom w:val="nil"/>
              <w:right w:val="nil"/>
            </w:tcBorders>
            <w:shd w:val="clear" w:color="auto" w:fill="FFFFFF"/>
          </w:tcPr>
          <w:p w14:paraId="66A21D5F" w14:textId="77777777" w:rsidR="004F2EE9" w:rsidRPr="009F59B1" w:rsidRDefault="004F2EE9" w:rsidP="0000502B">
            <w:pPr>
              <w:shd w:val="clear" w:color="auto" w:fill="FFFFFF"/>
              <w:tabs>
                <w:tab w:val="left" w:leader="dot" w:pos="5040"/>
              </w:tabs>
              <w:ind w:left="720" w:hanging="576"/>
              <w:jc w:val="both"/>
            </w:pPr>
            <w:r w:rsidRPr="008A3AD8">
              <w:rPr>
                <w:szCs w:val="18"/>
              </w:rPr>
              <w:t>08. Department of Employment and Youth Affairs</w:t>
            </w:r>
            <w:r w:rsidR="0000502B">
              <w:rPr>
                <w:szCs w:val="18"/>
              </w:rPr>
              <w:tab/>
            </w:r>
          </w:p>
        </w:tc>
        <w:tc>
          <w:tcPr>
            <w:tcW w:w="1350" w:type="dxa"/>
            <w:tcBorders>
              <w:top w:val="nil"/>
              <w:left w:val="nil"/>
              <w:bottom w:val="nil"/>
              <w:right w:val="single" w:sz="6" w:space="0" w:color="auto"/>
            </w:tcBorders>
            <w:shd w:val="clear" w:color="auto" w:fill="FFFFFF"/>
            <w:vAlign w:val="bottom"/>
          </w:tcPr>
          <w:p w14:paraId="66A21D60" w14:textId="77777777" w:rsidR="004F2EE9" w:rsidRPr="009F59B1" w:rsidRDefault="004F2EE9" w:rsidP="00043772">
            <w:pPr>
              <w:shd w:val="clear" w:color="auto" w:fill="FFFFFF"/>
              <w:tabs>
                <w:tab w:val="left" w:leader="dot" w:pos="5040"/>
              </w:tabs>
              <w:ind w:right="144"/>
              <w:jc w:val="right"/>
            </w:pPr>
            <w:r w:rsidRPr="008A3AD8">
              <w:rPr>
                <w:szCs w:val="18"/>
              </w:rPr>
              <w:t>25,000</w:t>
            </w:r>
          </w:p>
        </w:tc>
        <w:tc>
          <w:tcPr>
            <w:tcW w:w="1242" w:type="dxa"/>
            <w:tcBorders>
              <w:top w:val="nil"/>
              <w:left w:val="single" w:sz="6" w:space="0" w:color="auto"/>
              <w:bottom w:val="nil"/>
              <w:right w:val="nil"/>
            </w:tcBorders>
            <w:shd w:val="clear" w:color="auto" w:fill="FFFFFF"/>
            <w:vAlign w:val="bottom"/>
          </w:tcPr>
          <w:p w14:paraId="66A21D61" w14:textId="77777777" w:rsidR="004F2EE9" w:rsidRPr="009F59B1" w:rsidRDefault="004F2EE9" w:rsidP="00043772">
            <w:pPr>
              <w:shd w:val="clear" w:color="auto" w:fill="FFFFFF"/>
              <w:tabs>
                <w:tab w:val="left" w:leader="dot" w:pos="5040"/>
              </w:tabs>
              <w:ind w:right="144"/>
              <w:jc w:val="right"/>
            </w:pPr>
            <w:r w:rsidRPr="008A3AD8">
              <w:rPr>
                <w:szCs w:val="18"/>
              </w:rPr>
              <w:t>275,000</w:t>
            </w:r>
          </w:p>
        </w:tc>
        <w:tc>
          <w:tcPr>
            <w:tcW w:w="1217" w:type="dxa"/>
            <w:tcBorders>
              <w:top w:val="nil"/>
              <w:left w:val="nil"/>
              <w:bottom w:val="nil"/>
              <w:right w:val="nil"/>
            </w:tcBorders>
            <w:shd w:val="clear" w:color="auto" w:fill="FFFFFF"/>
            <w:vAlign w:val="bottom"/>
          </w:tcPr>
          <w:p w14:paraId="66A21D62" w14:textId="77777777" w:rsidR="004F2EE9" w:rsidRPr="009F59B1" w:rsidRDefault="004F2EE9" w:rsidP="00043772">
            <w:pPr>
              <w:shd w:val="clear" w:color="auto" w:fill="FFFFFF"/>
              <w:tabs>
                <w:tab w:val="left" w:leader="dot" w:pos="5040"/>
              </w:tabs>
              <w:ind w:right="144"/>
              <w:jc w:val="right"/>
            </w:pPr>
            <w:r w:rsidRPr="008A3AD8">
              <w:rPr>
                <w:szCs w:val="18"/>
              </w:rPr>
              <w:t>132,458</w:t>
            </w:r>
          </w:p>
        </w:tc>
      </w:tr>
      <w:tr w:rsidR="004F2EE9" w:rsidRPr="009F59B1" w14:paraId="66A21D68" w14:textId="77777777" w:rsidTr="00043772">
        <w:trPr>
          <w:trHeight w:val="20"/>
          <w:jc w:val="center"/>
        </w:trPr>
        <w:tc>
          <w:tcPr>
            <w:tcW w:w="5220" w:type="dxa"/>
            <w:tcBorders>
              <w:top w:val="nil"/>
              <w:left w:val="nil"/>
              <w:bottom w:val="nil"/>
              <w:right w:val="nil"/>
            </w:tcBorders>
            <w:shd w:val="clear" w:color="auto" w:fill="FFFFFF"/>
          </w:tcPr>
          <w:p w14:paraId="66A21D64" w14:textId="77777777" w:rsidR="004F2EE9" w:rsidRPr="009F59B1" w:rsidRDefault="004F2EE9" w:rsidP="0000502B">
            <w:pPr>
              <w:shd w:val="clear" w:color="auto" w:fill="FFFFFF"/>
              <w:tabs>
                <w:tab w:val="left" w:leader="dot" w:pos="5040"/>
              </w:tabs>
              <w:ind w:left="720" w:hanging="576"/>
              <w:jc w:val="both"/>
            </w:pPr>
            <w:r w:rsidRPr="008A3AD8">
              <w:rPr>
                <w:szCs w:val="18"/>
              </w:rPr>
              <w:t>11. Department of Health</w:t>
            </w:r>
            <w:r w:rsidR="0000502B">
              <w:rPr>
                <w:szCs w:val="18"/>
              </w:rPr>
              <w:tab/>
            </w:r>
          </w:p>
        </w:tc>
        <w:tc>
          <w:tcPr>
            <w:tcW w:w="1350" w:type="dxa"/>
            <w:tcBorders>
              <w:top w:val="nil"/>
              <w:left w:val="nil"/>
              <w:bottom w:val="nil"/>
              <w:right w:val="single" w:sz="6" w:space="0" w:color="auto"/>
            </w:tcBorders>
            <w:shd w:val="clear" w:color="auto" w:fill="FFFFFF"/>
            <w:vAlign w:val="bottom"/>
          </w:tcPr>
          <w:p w14:paraId="66A21D65" w14:textId="77777777" w:rsidR="004F2EE9" w:rsidRPr="009F59B1" w:rsidRDefault="004F2EE9" w:rsidP="00043772">
            <w:pPr>
              <w:shd w:val="clear" w:color="auto" w:fill="FFFFFF"/>
              <w:tabs>
                <w:tab w:val="left" w:leader="dot" w:pos="5040"/>
              </w:tabs>
              <w:ind w:right="144"/>
              <w:jc w:val="right"/>
            </w:pPr>
            <w:r w:rsidRPr="008A3AD8">
              <w:rPr>
                <w:szCs w:val="18"/>
              </w:rPr>
              <w:t>400,000</w:t>
            </w:r>
          </w:p>
        </w:tc>
        <w:tc>
          <w:tcPr>
            <w:tcW w:w="1242" w:type="dxa"/>
            <w:tcBorders>
              <w:top w:val="nil"/>
              <w:left w:val="single" w:sz="6" w:space="0" w:color="auto"/>
              <w:bottom w:val="nil"/>
              <w:right w:val="nil"/>
            </w:tcBorders>
            <w:shd w:val="clear" w:color="auto" w:fill="FFFFFF"/>
            <w:vAlign w:val="bottom"/>
          </w:tcPr>
          <w:p w14:paraId="66A21D66" w14:textId="77777777" w:rsidR="004F2EE9" w:rsidRPr="009F59B1" w:rsidRDefault="004F2EE9" w:rsidP="00043772">
            <w:pPr>
              <w:shd w:val="clear" w:color="auto" w:fill="FFFFFF"/>
              <w:tabs>
                <w:tab w:val="left" w:leader="dot" w:pos="5040"/>
              </w:tabs>
              <w:ind w:right="144"/>
              <w:jc w:val="right"/>
            </w:pPr>
            <w:r w:rsidRPr="008A3AD8">
              <w:rPr>
                <w:szCs w:val="18"/>
              </w:rPr>
              <w:t>4,700,000</w:t>
            </w:r>
          </w:p>
        </w:tc>
        <w:tc>
          <w:tcPr>
            <w:tcW w:w="1217" w:type="dxa"/>
            <w:tcBorders>
              <w:top w:val="nil"/>
              <w:left w:val="nil"/>
              <w:bottom w:val="nil"/>
              <w:right w:val="nil"/>
            </w:tcBorders>
            <w:shd w:val="clear" w:color="auto" w:fill="FFFFFF"/>
            <w:vAlign w:val="bottom"/>
          </w:tcPr>
          <w:p w14:paraId="66A21D67" w14:textId="77777777" w:rsidR="004F2EE9" w:rsidRPr="009F59B1" w:rsidRDefault="004F2EE9" w:rsidP="00043772">
            <w:pPr>
              <w:shd w:val="clear" w:color="auto" w:fill="FFFFFF"/>
              <w:tabs>
                <w:tab w:val="left" w:leader="dot" w:pos="5040"/>
              </w:tabs>
              <w:ind w:right="144"/>
              <w:jc w:val="right"/>
            </w:pPr>
            <w:r w:rsidRPr="008A3AD8">
              <w:rPr>
                <w:szCs w:val="18"/>
              </w:rPr>
              <w:t>8,239,502</w:t>
            </w:r>
          </w:p>
        </w:tc>
      </w:tr>
      <w:tr w:rsidR="004F2EE9" w:rsidRPr="009F59B1" w14:paraId="66A21D6D" w14:textId="77777777" w:rsidTr="00043772">
        <w:trPr>
          <w:trHeight w:val="20"/>
          <w:jc w:val="center"/>
        </w:trPr>
        <w:tc>
          <w:tcPr>
            <w:tcW w:w="5220" w:type="dxa"/>
            <w:tcBorders>
              <w:top w:val="nil"/>
              <w:left w:val="nil"/>
              <w:bottom w:val="nil"/>
              <w:right w:val="nil"/>
            </w:tcBorders>
            <w:shd w:val="clear" w:color="auto" w:fill="FFFFFF"/>
          </w:tcPr>
          <w:p w14:paraId="66A21D69" w14:textId="77777777" w:rsidR="004F2EE9" w:rsidRPr="009F59B1" w:rsidRDefault="004F2EE9" w:rsidP="0000502B">
            <w:pPr>
              <w:shd w:val="clear" w:color="auto" w:fill="FFFFFF"/>
              <w:tabs>
                <w:tab w:val="left" w:leader="dot" w:pos="5040"/>
              </w:tabs>
              <w:ind w:left="720" w:hanging="576"/>
              <w:jc w:val="both"/>
            </w:pPr>
            <w:r w:rsidRPr="008A3AD8">
              <w:rPr>
                <w:szCs w:val="18"/>
              </w:rPr>
              <w:t>14. Department of Immigration and Ethnic Affairs</w:t>
            </w:r>
            <w:r w:rsidR="0000502B">
              <w:rPr>
                <w:szCs w:val="18"/>
              </w:rPr>
              <w:tab/>
            </w:r>
          </w:p>
        </w:tc>
        <w:tc>
          <w:tcPr>
            <w:tcW w:w="1350" w:type="dxa"/>
            <w:tcBorders>
              <w:top w:val="nil"/>
              <w:left w:val="nil"/>
              <w:bottom w:val="nil"/>
              <w:right w:val="single" w:sz="6" w:space="0" w:color="auto"/>
            </w:tcBorders>
            <w:shd w:val="clear" w:color="auto" w:fill="FFFFFF"/>
            <w:vAlign w:val="bottom"/>
          </w:tcPr>
          <w:p w14:paraId="66A21D6A" w14:textId="77777777" w:rsidR="004F2EE9" w:rsidRPr="009F59B1" w:rsidRDefault="004F2EE9" w:rsidP="00043772">
            <w:pPr>
              <w:shd w:val="clear" w:color="auto" w:fill="FFFFFF"/>
              <w:tabs>
                <w:tab w:val="left" w:leader="dot" w:pos="5040"/>
              </w:tabs>
              <w:ind w:right="144"/>
              <w:jc w:val="right"/>
            </w:pPr>
            <w:r w:rsidRPr="008A3AD8">
              <w:rPr>
                <w:szCs w:val="18"/>
              </w:rPr>
              <w:t>25,000</w:t>
            </w:r>
          </w:p>
        </w:tc>
        <w:tc>
          <w:tcPr>
            <w:tcW w:w="1242" w:type="dxa"/>
            <w:tcBorders>
              <w:top w:val="nil"/>
              <w:left w:val="single" w:sz="6" w:space="0" w:color="auto"/>
              <w:bottom w:val="nil"/>
              <w:right w:val="nil"/>
            </w:tcBorders>
            <w:shd w:val="clear" w:color="auto" w:fill="FFFFFF"/>
            <w:vAlign w:val="bottom"/>
          </w:tcPr>
          <w:p w14:paraId="66A21D6B" w14:textId="77777777" w:rsidR="004F2EE9" w:rsidRPr="009F59B1" w:rsidRDefault="004F2EE9" w:rsidP="00043772">
            <w:pPr>
              <w:shd w:val="clear" w:color="auto" w:fill="FFFFFF"/>
              <w:tabs>
                <w:tab w:val="left" w:leader="dot" w:pos="5040"/>
              </w:tabs>
              <w:ind w:right="144"/>
              <w:jc w:val="right"/>
            </w:pPr>
            <w:r w:rsidRPr="008A3AD8">
              <w:rPr>
                <w:szCs w:val="18"/>
              </w:rPr>
              <w:t>290,000</w:t>
            </w:r>
          </w:p>
        </w:tc>
        <w:tc>
          <w:tcPr>
            <w:tcW w:w="1217" w:type="dxa"/>
            <w:tcBorders>
              <w:top w:val="nil"/>
              <w:left w:val="nil"/>
              <w:bottom w:val="nil"/>
              <w:right w:val="nil"/>
            </w:tcBorders>
            <w:shd w:val="clear" w:color="auto" w:fill="FFFFFF"/>
            <w:vAlign w:val="bottom"/>
          </w:tcPr>
          <w:p w14:paraId="66A21D6C" w14:textId="77777777" w:rsidR="004F2EE9" w:rsidRPr="009F59B1" w:rsidRDefault="004F2EE9" w:rsidP="00043772">
            <w:pPr>
              <w:shd w:val="clear" w:color="auto" w:fill="FFFFFF"/>
              <w:tabs>
                <w:tab w:val="left" w:leader="dot" w:pos="5040"/>
              </w:tabs>
              <w:ind w:right="144"/>
              <w:jc w:val="right"/>
            </w:pPr>
            <w:r w:rsidRPr="008A3AD8">
              <w:rPr>
                <w:szCs w:val="18"/>
              </w:rPr>
              <w:t>8,353</w:t>
            </w:r>
          </w:p>
        </w:tc>
      </w:tr>
      <w:tr w:rsidR="004F2EE9" w:rsidRPr="009F59B1" w14:paraId="66A21D72" w14:textId="77777777" w:rsidTr="00043772">
        <w:trPr>
          <w:trHeight w:val="20"/>
          <w:jc w:val="center"/>
        </w:trPr>
        <w:tc>
          <w:tcPr>
            <w:tcW w:w="5220" w:type="dxa"/>
            <w:tcBorders>
              <w:top w:val="nil"/>
              <w:left w:val="nil"/>
              <w:bottom w:val="nil"/>
              <w:right w:val="nil"/>
            </w:tcBorders>
            <w:shd w:val="clear" w:color="auto" w:fill="FFFFFF"/>
          </w:tcPr>
          <w:p w14:paraId="66A21D6E" w14:textId="77777777" w:rsidR="004F2EE9" w:rsidRPr="009F59B1" w:rsidRDefault="004F2EE9" w:rsidP="0000502B">
            <w:pPr>
              <w:shd w:val="clear" w:color="auto" w:fill="FFFFFF"/>
              <w:tabs>
                <w:tab w:val="left" w:leader="dot" w:pos="5040"/>
              </w:tabs>
              <w:ind w:left="720" w:hanging="576"/>
              <w:jc w:val="both"/>
            </w:pPr>
            <w:r w:rsidRPr="008A3AD8">
              <w:rPr>
                <w:szCs w:val="18"/>
              </w:rPr>
              <w:t>21. Department of Industry and Commerce</w:t>
            </w:r>
            <w:r w:rsidR="0000502B">
              <w:rPr>
                <w:szCs w:val="18"/>
              </w:rPr>
              <w:tab/>
            </w:r>
          </w:p>
        </w:tc>
        <w:tc>
          <w:tcPr>
            <w:tcW w:w="1350" w:type="dxa"/>
            <w:tcBorders>
              <w:top w:val="nil"/>
              <w:left w:val="nil"/>
              <w:bottom w:val="nil"/>
              <w:right w:val="single" w:sz="6" w:space="0" w:color="auto"/>
            </w:tcBorders>
            <w:shd w:val="clear" w:color="auto" w:fill="FFFFFF"/>
            <w:vAlign w:val="bottom"/>
          </w:tcPr>
          <w:p w14:paraId="66A21D6F" w14:textId="77777777" w:rsidR="004F2EE9" w:rsidRPr="009F59B1" w:rsidRDefault="004F2EE9" w:rsidP="00043772">
            <w:pPr>
              <w:shd w:val="clear" w:color="auto" w:fill="FFFFFF"/>
              <w:tabs>
                <w:tab w:val="left" w:leader="dot" w:pos="5040"/>
              </w:tabs>
              <w:ind w:right="144"/>
              <w:jc w:val="right"/>
            </w:pPr>
            <w:r w:rsidRPr="008A3AD8">
              <w:rPr>
                <w:szCs w:val="18"/>
              </w:rPr>
              <w:t>310,000</w:t>
            </w:r>
          </w:p>
        </w:tc>
        <w:tc>
          <w:tcPr>
            <w:tcW w:w="1242" w:type="dxa"/>
            <w:tcBorders>
              <w:top w:val="nil"/>
              <w:left w:val="single" w:sz="6" w:space="0" w:color="auto"/>
              <w:bottom w:val="nil"/>
              <w:right w:val="nil"/>
            </w:tcBorders>
            <w:shd w:val="clear" w:color="auto" w:fill="FFFFFF"/>
            <w:vAlign w:val="bottom"/>
          </w:tcPr>
          <w:p w14:paraId="66A21D70" w14:textId="77777777" w:rsidR="004F2EE9" w:rsidRPr="009F59B1" w:rsidRDefault="004F2EE9" w:rsidP="00043772">
            <w:pPr>
              <w:shd w:val="clear" w:color="auto" w:fill="FFFFFF"/>
              <w:tabs>
                <w:tab w:val="left" w:leader="dot" w:pos="5040"/>
              </w:tabs>
              <w:ind w:right="144"/>
              <w:jc w:val="right"/>
            </w:pPr>
            <w:r w:rsidRPr="008A3AD8">
              <w:rPr>
                <w:szCs w:val="18"/>
              </w:rPr>
              <w:t>7,420,000</w:t>
            </w:r>
          </w:p>
        </w:tc>
        <w:tc>
          <w:tcPr>
            <w:tcW w:w="1217" w:type="dxa"/>
            <w:tcBorders>
              <w:top w:val="nil"/>
              <w:left w:val="nil"/>
              <w:bottom w:val="nil"/>
              <w:right w:val="nil"/>
            </w:tcBorders>
            <w:shd w:val="clear" w:color="auto" w:fill="FFFFFF"/>
            <w:vAlign w:val="bottom"/>
          </w:tcPr>
          <w:p w14:paraId="66A21D71" w14:textId="77777777" w:rsidR="004F2EE9" w:rsidRPr="009F59B1" w:rsidRDefault="004F2EE9" w:rsidP="00043772">
            <w:pPr>
              <w:shd w:val="clear" w:color="auto" w:fill="FFFFFF"/>
              <w:tabs>
                <w:tab w:val="left" w:leader="dot" w:pos="5040"/>
              </w:tabs>
              <w:ind w:right="144"/>
              <w:jc w:val="right"/>
            </w:pPr>
            <w:r w:rsidRPr="008A3AD8">
              <w:rPr>
                <w:szCs w:val="18"/>
              </w:rPr>
              <w:t>9,920,608</w:t>
            </w:r>
          </w:p>
        </w:tc>
      </w:tr>
      <w:tr w:rsidR="004F2EE9" w:rsidRPr="009F59B1" w14:paraId="66A21D77" w14:textId="77777777" w:rsidTr="00043772">
        <w:trPr>
          <w:trHeight w:val="20"/>
          <w:jc w:val="center"/>
        </w:trPr>
        <w:tc>
          <w:tcPr>
            <w:tcW w:w="5220" w:type="dxa"/>
            <w:tcBorders>
              <w:top w:val="nil"/>
              <w:left w:val="nil"/>
              <w:bottom w:val="nil"/>
              <w:right w:val="nil"/>
            </w:tcBorders>
            <w:shd w:val="clear" w:color="auto" w:fill="FFFFFF"/>
          </w:tcPr>
          <w:p w14:paraId="66A21D73" w14:textId="77777777" w:rsidR="004F2EE9" w:rsidRPr="009F59B1" w:rsidRDefault="004F2EE9" w:rsidP="0000502B">
            <w:pPr>
              <w:shd w:val="clear" w:color="auto" w:fill="FFFFFF"/>
              <w:tabs>
                <w:tab w:val="left" w:leader="dot" w:pos="5040"/>
              </w:tabs>
              <w:ind w:left="720" w:hanging="576"/>
              <w:jc w:val="both"/>
            </w:pPr>
            <w:r w:rsidRPr="008A3AD8">
              <w:rPr>
                <w:szCs w:val="18"/>
              </w:rPr>
              <w:t>22. Department of Science and Technology</w:t>
            </w:r>
            <w:r w:rsidR="0000502B">
              <w:rPr>
                <w:szCs w:val="18"/>
              </w:rPr>
              <w:tab/>
            </w:r>
          </w:p>
        </w:tc>
        <w:tc>
          <w:tcPr>
            <w:tcW w:w="1350" w:type="dxa"/>
            <w:tcBorders>
              <w:top w:val="nil"/>
              <w:left w:val="nil"/>
              <w:bottom w:val="nil"/>
              <w:right w:val="single" w:sz="6" w:space="0" w:color="auto"/>
            </w:tcBorders>
            <w:shd w:val="clear" w:color="auto" w:fill="FFFFFF"/>
            <w:vAlign w:val="bottom"/>
          </w:tcPr>
          <w:p w14:paraId="66A21D74" w14:textId="77777777" w:rsidR="004F2EE9" w:rsidRPr="009F59B1" w:rsidRDefault="004F2EE9" w:rsidP="00043772">
            <w:pPr>
              <w:shd w:val="clear" w:color="auto" w:fill="FFFFFF"/>
              <w:tabs>
                <w:tab w:val="left" w:leader="dot" w:pos="5040"/>
              </w:tabs>
              <w:ind w:right="144"/>
              <w:jc w:val="right"/>
            </w:pPr>
            <w:r w:rsidRPr="008A3AD8">
              <w:rPr>
                <w:szCs w:val="18"/>
              </w:rPr>
              <w:t>300,000</w:t>
            </w:r>
          </w:p>
        </w:tc>
        <w:tc>
          <w:tcPr>
            <w:tcW w:w="1242" w:type="dxa"/>
            <w:tcBorders>
              <w:top w:val="nil"/>
              <w:left w:val="single" w:sz="6" w:space="0" w:color="auto"/>
              <w:bottom w:val="nil"/>
              <w:right w:val="nil"/>
            </w:tcBorders>
            <w:shd w:val="clear" w:color="auto" w:fill="FFFFFF"/>
            <w:vAlign w:val="bottom"/>
          </w:tcPr>
          <w:p w14:paraId="66A21D75" w14:textId="77777777" w:rsidR="004F2EE9" w:rsidRPr="009F59B1" w:rsidRDefault="004F2EE9" w:rsidP="00043772">
            <w:pPr>
              <w:shd w:val="clear" w:color="auto" w:fill="FFFFFF"/>
              <w:tabs>
                <w:tab w:val="left" w:leader="dot" w:pos="5040"/>
              </w:tabs>
              <w:ind w:right="144"/>
              <w:jc w:val="right"/>
            </w:pPr>
            <w:r w:rsidRPr="008A3AD8">
              <w:rPr>
                <w:szCs w:val="18"/>
              </w:rPr>
              <w:t>11,700,000</w:t>
            </w:r>
          </w:p>
        </w:tc>
        <w:tc>
          <w:tcPr>
            <w:tcW w:w="1217" w:type="dxa"/>
            <w:tcBorders>
              <w:top w:val="nil"/>
              <w:left w:val="nil"/>
              <w:bottom w:val="nil"/>
              <w:right w:val="nil"/>
            </w:tcBorders>
            <w:shd w:val="clear" w:color="auto" w:fill="FFFFFF"/>
            <w:vAlign w:val="bottom"/>
          </w:tcPr>
          <w:p w14:paraId="66A21D76" w14:textId="77777777" w:rsidR="004F2EE9" w:rsidRPr="009F59B1" w:rsidRDefault="004F2EE9" w:rsidP="00043772">
            <w:pPr>
              <w:shd w:val="clear" w:color="auto" w:fill="FFFFFF"/>
              <w:tabs>
                <w:tab w:val="left" w:leader="dot" w:pos="5040"/>
              </w:tabs>
              <w:ind w:right="144"/>
              <w:jc w:val="right"/>
            </w:pPr>
            <w:r w:rsidRPr="008A3AD8">
              <w:rPr>
                <w:szCs w:val="18"/>
              </w:rPr>
              <w:t>10,962,001</w:t>
            </w:r>
          </w:p>
        </w:tc>
      </w:tr>
      <w:tr w:rsidR="004F2EE9" w:rsidRPr="009F59B1" w14:paraId="66A21D7C" w14:textId="77777777" w:rsidTr="00043772">
        <w:trPr>
          <w:trHeight w:val="20"/>
          <w:jc w:val="center"/>
        </w:trPr>
        <w:tc>
          <w:tcPr>
            <w:tcW w:w="5220" w:type="dxa"/>
            <w:tcBorders>
              <w:top w:val="nil"/>
              <w:left w:val="nil"/>
              <w:right w:val="nil"/>
            </w:tcBorders>
            <w:shd w:val="clear" w:color="auto" w:fill="FFFFFF"/>
          </w:tcPr>
          <w:p w14:paraId="66A21D78" w14:textId="77777777" w:rsidR="004F2EE9" w:rsidRPr="009F59B1" w:rsidRDefault="004F2EE9" w:rsidP="0000502B">
            <w:pPr>
              <w:shd w:val="clear" w:color="auto" w:fill="FFFFFF"/>
              <w:tabs>
                <w:tab w:val="left" w:leader="dot" w:pos="5040"/>
              </w:tabs>
              <w:ind w:left="720" w:hanging="576"/>
              <w:jc w:val="both"/>
            </w:pPr>
            <w:r w:rsidRPr="008A3AD8">
              <w:rPr>
                <w:szCs w:val="18"/>
              </w:rPr>
              <w:t>23. Department</w:t>
            </w:r>
            <w:r w:rsidR="00C92EA3" w:rsidRPr="008A3AD8">
              <w:rPr>
                <w:szCs w:val="18"/>
              </w:rPr>
              <w:t xml:space="preserve"> </w:t>
            </w:r>
            <w:r w:rsidRPr="008A3AD8">
              <w:rPr>
                <w:szCs w:val="18"/>
              </w:rPr>
              <w:t>of Science</w:t>
            </w:r>
            <w:r w:rsidR="00C92EA3" w:rsidRPr="008A3AD8">
              <w:rPr>
                <w:szCs w:val="18"/>
              </w:rPr>
              <w:t xml:space="preserve"> </w:t>
            </w:r>
            <w:r w:rsidRPr="008A3AD8">
              <w:rPr>
                <w:szCs w:val="18"/>
              </w:rPr>
              <w:t>and</w:t>
            </w:r>
            <w:r w:rsidR="00C92EA3" w:rsidRPr="008A3AD8">
              <w:rPr>
                <w:szCs w:val="18"/>
              </w:rPr>
              <w:t xml:space="preserve"> </w:t>
            </w:r>
            <w:r w:rsidRPr="008A3AD8">
              <w:rPr>
                <w:szCs w:val="18"/>
              </w:rPr>
              <w:t>Technology</w:t>
            </w:r>
            <w:r w:rsidRPr="008A3AD8">
              <w:rPr>
                <w:rFonts w:eastAsia="Times New Roman"/>
                <w:szCs w:val="18"/>
              </w:rPr>
              <w:t>—Commonwealth</w:t>
            </w:r>
            <w:r w:rsidR="00C92EA3" w:rsidRPr="008A3AD8">
              <w:rPr>
                <w:rFonts w:eastAsia="Times New Roman"/>
                <w:szCs w:val="18"/>
              </w:rPr>
              <w:t xml:space="preserve"> </w:t>
            </w:r>
            <w:r w:rsidRPr="008A3AD8">
              <w:rPr>
                <w:rFonts w:eastAsia="Times New Roman"/>
                <w:szCs w:val="18"/>
              </w:rPr>
              <w:t>Scientific</w:t>
            </w:r>
            <w:r w:rsidR="00C92EA3" w:rsidRPr="008A3AD8">
              <w:rPr>
                <w:rFonts w:eastAsia="Times New Roman"/>
                <w:szCs w:val="18"/>
              </w:rPr>
              <w:t xml:space="preserve"> </w:t>
            </w:r>
            <w:r w:rsidRPr="008A3AD8">
              <w:rPr>
                <w:rFonts w:eastAsia="Times New Roman"/>
                <w:szCs w:val="18"/>
              </w:rPr>
              <w:t>and</w:t>
            </w:r>
            <w:r w:rsidR="00C92EA3" w:rsidRPr="008A3AD8">
              <w:rPr>
                <w:rFonts w:eastAsia="Times New Roman"/>
                <w:szCs w:val="18"/>
              </w:rPr>
              <w:t xml:space="preserve"> </w:t>
            </w:r>
            <w:r w:rsidRPr="008A3AD8">
              <w:rPr>
                <w:rFonts w:eastAsia="Times New Roman"/>
                <w:szCs w:val="18"/>
              </w:rPr>
              <w:t>Industrial</w:t>
            </w:r>
            <w:r w:rsidR="00C92EA3" w:rsidRPr="008A3AD8">
              <w:rPr>
                <w:rFonts w:eastAsia="Times New Roman"/>
                <w:szCs w:val="18"/>
              </w:rPr>
              <w:t xml:space="preserve"> </w:t>
            </w:r>
            <w:r w:rsidRPr="008A3AD8">
              <w:rPr>
                <w:rFonts w:eastAsia="Times New Roman"/>
                <w:szCs w:val="18"/>
              </w:rPr>
              <w:t>Research Organization</w:t>
            </w:r>
            <w:r w:rsidR="0000502B">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D79" w14:textId="77777777" w:rsidR="004F2EE9" w:rsidRPr="009F59B1" w:rsidRDefault="004F2EE9" w:rsidP="00043772">
            <w:pPr>
              <w:shd w:val="clear" w:color="auto" w:fill="FFFFFF"/>
              <w:tabs>
                <w:tab w:val="left" w:leader="dot" w:pos="5040"/>
              </w:tabs>
              <w:ind w:right="144"/>
              <w:jc w:val="right"/>
            </w:pPr>
            <w:r w:rsidRPr="008A3AD8">
              <w:rPr>
                <w:szCs w:val="18"/>
              </w:rPr>
              <w:t>750,000</w:t>
            </w:r>
          </w:p>
        </w:tc>
        <w:tc>
          <w:tcPr>
            <w:tcW w:w="1242" w:type="dxa"/>
            <w:tcBorders>
              <w:top w:val="nil"/>
              <w:left w:val="single" w:sz="6" w:space="0" w:color="auto"/>
              <w:bottom w:val="nil"/>
              <w:right w:val="nil"/>
            </w:tcBorders>
            <w:shd w:val="clear" w:color="auto" w:fill="FFFFFF"/>
            <w:vAlign w:val="bottom"/>
          </w:tcPr>
          <w:p w14:paraId="66A21D7A" w14:textId="77777777" w:rsidR="004F2EE9" w:rsidRPr="009F59B1" w:rsidRDefault="004F2EE9" w:rsidP="00043772">
            <w:pPr>
              <w:shd w:val="clear" w:color="auto" w:fill="FFFFFF"/>
              <w:tabs>
                <w:tab w:val="left" w:leader="dot" w:pos="5040"/>
              </w:tabs>
              <w:ind w:right="144"/>
              <w:jc w:val="right"/>
            </w:pPr>
            <w:r w:rsidRPr="008A3AD8">
              <w:rPr>
                <w:szCs w:val="18"/>
              </w:rPr>
              <w:t>44,000,000</w:t>
            </w:r>
          </w:p>
        </w:tc>
        <w:tc>
          <w:tcPr>
            <w:tcW w:w="1217" w:type="dxa"/>
            <w:tcBorders>
              <w:top w:val="nil"/>
              <w:left w:val="nil"/>
              <w:bottom w:val="nil"/>
              <w:right w:val="nil"/>
            </w:tcBorders>
            <w:shd w:val="clear" w:color="auto" w:fill="FFFFFF"/>
            <w:vAlign w:val="bottom"/>
          </w:tcPr>
          <w:p w14:paraId="66A21D7B" w14:textId="77777777" w:rsidR="004F2EE9" w:rsidRPr="009F59B1" w:rsidRDefault="004F2EE9" w:rsidP="00043772">
            <w:pPr>
              <w:shd w:val="clear" w:color="auto" w:fill="FFFFFF"/>
              <w:tabs>
                <w:tab w:val="left" w:leader="dot" w:pos="5040"/>
              </w:tabs>
              <w:ind w:right="144"/>
              <w:jc w:val="right"/>
            </w:pPr>
            <w:r w:rsidRPr="008A3AD8">
              <w:rPr>
                <w:szCs w:val="18"/>
              </w:rPr>
              <w:t>33,386,849</w:t>
            </w:r>
          </w:p>
        </w:tc>
      </w:tr>
      <w:tr w:rsidR="004F2EE9" w:rsidRPr="009F59B1" w14:paraId="66A21D81" w14:textId="77777777" w:rsidTr="00043772">
        <w:trPr>
          <w:trHeight w:val="20"/>
          <w:jc w:val="center"/>
        </w:trPr>
        <w:tc>
          <w:tcPr>
            <w:tcW w:w="5220" w:type="dxa"/>
            <w:tcBorders>
              <w:left w:val="nil"/>
              <w:right w:val="nil"/>
            </w:tcBorders>
            <w:shd w:val="clear" w:color="auto" w:fill="FFFFFF"/>
          </w:tcPr>
          <w:p w14:paraId="66A21D7D"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D7E" w14:textId="77777777" w:rsidR="004F2EE9" w:rsidRPr="009F59B1" w:rsidRDefault="004F2EE9" w:rsidP="00043772">
            <w:pPr>
              <w:shd w:val="clear" w:color="auto" w:fill="FFFFFF"/>
              <w:tabs>
                <w:tab w:val="left" w:leader="dot" w:pos="5040"/>
              </w:tabs>
              <w:ind w:right="144"/>
              <w:jc w:val="right"/>
            </w:pPr>
            <w:r w:rsidRPr="008A3AD8">
              <w:rPr>
                <w:b/>
                <w:bCs/>
                <w:szCs w:val="18"/>
              </w:rPr>
              <w:t>1,810,000</w:t>
            </w:r>
          </w:p>
        </w:tc>
        <w:tc>
          <w:tcPr>
            <w:tcW w:w="1242" w:type="dxa"/>
            <w:tcBorders>
              <w:top w:val="nil"/>
              <w:left w:val="single" w:sz="6" w:space="0" w:color="auto"/>
              <w:bottom w:val="nil"/>
              <w:right w:val="nil"/>
            </w:tcBorders>
            <w:shd w:val="clear" w:color="auto" w:fill="FFFFFF"/>
            <w:vAlign w:val="bottom"/>
          </w:tcPr>
          <w:p w14:paraId="66A21D7F" w14:textId="77777777" w:rsidR="004F2EE9" w:rsidRPr="009F59B1" w:rsidRDefault="004F2EE9" w:rsidP="00043772">
            <w:pPr>
              <w:shd w:val="clear" w:color="auto" w:fill="FFFFFF"/>
              <w:tabs>
                <w:tab w:val="left" w:leader="dot" w:pos="5040"/>
              </w:tabs>
              <w:ind w:right="144"/>
              <w:jc w:val="right"/>
            </w:pPr>
          </w:p>
        </w:tc>
        <w:tc>
          <w:tcPr>
            <w:tcW w:w="1217" w:type="dxa"/>
            <w:tcBorders>
              <w:top w:val="nil"/>
              <w:left w:val="nil"/>
              <w:bottom w:val="nil"/>
              <w:right w:val="nil"/>
            </w:tcBorders>
            <w:shd w:val="clear" w:color="auto" w:fill="FFFFFF"/>
            <w:vAlign w:val="bottom"/>
          </w:tcPr>
          <w:p w14:paraId="66A21D80" w14:textId="77777777" w:rsidR="004F2EE9" w:rsidRPr="009F59B1" w:rsidRDefault="004F2EE9" w:rsidP="00043772">
            <w:pPr>
              <w:shd w:val="clear" w:color="auto" w:fill="FFFFFF"/>
              <w:tabs>
                <w:tab w:val="left" w:leader="dot" w:pos="5040"/>
              </w:tabs>
              <w:ind w:right="144"/>
              <w:jc w:val="right"/>
            </w:pPr>
          </w:p>
        </w:tc>
      </w:tr>
    </w:tbl>
    <w:p w14:paraId="66A21D82" w14:textId="77777777" w:rsidR="004F2EE9" w:rsidRPr="009F59B1" w:rsidRDefault="009F59B1" w:rsidP="00FE61E2">
      <w:pPr>
        <w:shd w:val="clear" w:color="auto" w:fill="FFFFFF"/>
        <w:tabs>
          <w:tab w:val="left" w:leader="dot" w:pos="5040"/>
        </w:tabs>
        <w:spacing w:after="120"/>
        <w:jc w:val="center"/>
      </w:pPr>
      <w:r w:rsidRPr="009F59B1">
        <w:br w:type="page"/>
      </w:r>
      <w:r w:rsidR="004F2EE9" w:rsidRPr="009F59B1">
        <w:rPr>
          <w:i/>
          <w:iCs/>
        </w:rPr>
        <w:lastRenderedPageBreak/>
        <w:t>Departments and Services</w:t>
      </w:r>
      <w:r w:rsidR="004F2EE9" w:rsidRPr="009F59B1">
        <w:rPr>
          <w:rFonts w:eastAsia="Times New Roman"/>
        </w:rPr>
        <w:t>—</w:t>
      </w:r>
      <w:r w:rsidR="004F2EE9" w:rsidRPr="009F59B1">
        <w:rPr>
          <w:rFonts w:eastAsia="Times New Roman"/>
          <w:i/>
          <w:iCs/>
        </w:rPr>
        <w:t>continued</w:t>
      </w:r>
    </w:p>
    <w:p w14:paraId="66A21D83" w14:textId="77777777" w:rsidR="004F2EE9" w:rsidRPr="009F59B1" w:rsidRDefault="004F2EE9" w:rsidP="00D3084C">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76"/>
        <w:gridCol w:w="1362"/>
        <w:gridCol w:w="1271"/>
        <w:gridCol w:w="1300"/>
      </w:tblGrid>
      <w:tr w:rsidR="004F2EE9" w:rsidRPr="009F59B1" w14:paraId="66A21D87" w14:textId="77777777" w:rsidTr="00FE61E2">
        <w:trPr>
          <w:trHeight w:val="20"/>
          <w:jc w:val="center"/>
        </w:trPr>
        <w:tc>
          <w:tcPr>
            <w:tcW w:w="5130" w:type="dxa"/>
            <w:tcBorders>
              <w:top w:val="single" w:sz="6" w:space="0" w:color="auto"/>
              <w:left w:val="nil"/>
              <w:bottom w:val="nil"/>
              <w:right w:val="nil"/>
            </w:tcBorders>
            <w:shd w:val="clear" w:color="auto" w:fill="FFFFFF"/>
          </w:tcPr>
          <w:p w14:paraId="66A21D84" w14:textId="77777777" w:rsidR="004F2EE9" w:rsidRPr="009F59B1" w:rsidRDefault="004F2EE9" w:rsidP="00E13D08">
            <w:pPr>
              <w:shd w:val="clear" w:color="auto" w:fill="FFFFFF"/>
              <w:tabs>
                <w:tab w:val="left" w:leader="dot" w:pos="5000"/>
              </w:tabs>
            </w:pPr>
          </w:p>
        </w:tc>
        <w:tc>
          <w:tcPr>
            <w:tcW w:w="1350" w:type="dxa"/>
            <w:tcBorders>
              <w:top w:val="single" w:sz="6" w:space="0" w:color="auto"/>
              <w:left w:val="nil"/>
              <w:bottom w:val="nil"/>
              <w:right w:val="single" w:sz="6" w:space="0" w:color="auto"/>
            </w:tcBorders>
            <w:shd w:val="clear" w:color="auto" w:fill="FFFFFF"/>
          </w:tcPr>
          <w:p w14:paraId="66A21D85" w14:textId="77777777" w:rsidR="004F2EE9" w:rsidRPr="009F59B1" w:rsidRDefault="004F2EE9" w:rsidP="00D3084C">
            <w:pPr>
              <w:shd w:val="clear" w:color="auto" w:fill="FFFFFF"/>
              <w:tabs>
                <w:tab w:val="left" w:leader="dot" w:pos="5040"/>
              </w:tabs>
            </w:pPr>
          </w:p>
        </w:tc>
        <w:tc>
          <w:tcPr>
            <w:tcW w:w="2549" w:type="dxa"/>
            <w:gridSpan w:val="2"/>
            <w:tcBorders>
              <w:top w:val="single" w:sz="6" w:space="0" w:color="auto"/>
              <w:left w:val="single" w:sz="6" w:space="0" w:color="auto"/>
              <w:bottom w:val="single" w:sz="6" w:space="0" w:color="auto"/>
              <w:right w:val="nil"/>
            </w:tcBorders>
            <w:shd w:val="clear" w:color="auto" w:fill="FFFFFF"/>
          </w:tcPr>
          <w:p w14:paraId="66A21D86" w14:textId="77777777" w:rsidR="004F2EE9" w:rsidRPr="009F59B1" w:rsidRDefault="004F2EE9" w:rsidP="0091688F">
            <w:pPr>
              <w:shd w:val="clear" w:color="auto" w:fill="FFFFFF"/>
              <w:tabs>
                <w:tab w:val="left" w:leader="dot" w:pos="5040"/>
              </w:tabs>
              <w:ind w:left="129" w:firstLine="5"/>
            </w:pPr>
            <w:r w:rsidRPr="008A3AD8">
              <w:rPr>
                <w:szCs w:val="18"/>
              </w:rPr>
              <w:t>Information with respect to previous appropriation and expenditure</w:t>
            </w:r>
          </w:p>
        </w:tc>
      </w:tr>
      <w:tr w:rsidR="004F2EE9" w:rsidRPr="009F59B1" w14:paraId="66A21D8C" w14:textId="77777777" w:rsidTr="00FE61E2">
        <w:trPr>
          <w:trHeight w:val="20"/>
          <w:jc w:val="center"/>
        </w:trPr>
        <w:tc>
          <w:tcPr>
            <w:tcW w:w="5130" w:type="dxa"/>
            <w:tcBorders>
              <w:top w:val="nil"/>
              <w:left w:val="nil"/>
              <w:right w:val="nil"/>
            </w:tcBorders>
            <w:shd w:val="clear" w:color="auto" w:fill="FFFFFF"/>
          </w:tcPr>
          <w:p w14:paraId="66A21D88" w14:textId="77777777" w:rsidR="004F2EE9" w:rsidRPr="009F59B1" w:rsidRDefault="004F2EE9" w:rsidP="00E13D08">
            <w:pPr>
              <w:shd w:val="clear" w:color="auto" w:fill="FFFFFF"/>
              <w:tabs>
                <w:tab w:val="left" w:leader="dot" w:pos="5000"/>
              </w:tabs>
            </w:pPr>
          </w:p>
        </w:tc>
        <w:tc>
          <w:tcPr>
            <w:tcW w:w="1350" w:type="dxa"/>
            <w:tcBorders>
              <w:top w:val="nil"/>
              <w:left w:val="nil"/>
              <w:bottom w:val="single" w:sz="6" w:space="0" w:color="auto"/>
              <w:right w:val="single" w:sz="6" w:space="0" w:color="auto"/>
            </w:tcBorders>
            <w:shd w:val="clear" w:color="auto" w:fill="FFFFFF"/>
            <w:vAlign w:val="bottom"/>
          </w:tcPr>
          <w:p w14:paraId="66A21D89" w14:textId="77777777" w:rsidR="004F2EE9" w:rsidRPr="009F59B1" w:rsidRDefault="004F2EE9" w:rsidP="00FE61E2">
            <w:pPr>
              <w:shd w:val="clear" w:color="auto" w:fill="FFFFFF"/>
              <w:tabs>
                <w:tab w:val="left" w:leader="dot" w:pos="5040"/>
              </w:tabs>
              <w:ind w:right="144"/>
              <w:jc w:val="right"/>
            </w:pPr>
            <w:r w:rsidRPr="008A3AD8">
              <w:rPr>
                <w:szCs w:val="18"/>
              </w:rPr>
              <w:t>Additional appropriation for 1980-81</w:t>
            </w:r>
          </w:p>
        </w:tc>
        <w:tc>
          <w:tcPr>
            <w:tcW w:w="1260" w:type="dxa"/>
            <w:tcBorders>
              <w:top w:val="single" w:sz="6" w:space="0" w:color="auto"/>
              <w:left w:val="single" w:sz="6" w:space="0" w:color="auto"/>
              <w:bottom w:val="single" w:sz="6" w:space="0" w:color="auto"/>
              <w:right w:val="nil"/>
            </w:tcBorders>
            <w:shd w:val="clear" w:color="auto" w:fill="FFFFFF"/>
            <w:vAlign w:val="bottom"/>
          </w:tcPr>
          <w:p w14:paraId="66A21D8A" w14:textId="77777777" w:rsidR="004F2EE9" w:rsidRPr="009F59B1" w:rsidRDefault="004F2EE9" w:rsidP="00FE61E2">
            <w:pPr>
              <w:shd w:val="clear" w:color="auto" w:fill="FFFFFF"/>
              <w:tabs>
                <w:tab w:val="left" w:leader="dot" w:pos="5040"/>
              </w:tabs>
              <w:ind w:right="144"/>
              <w:jc w:val="right"/>
            </w:pPr>
            <w:r w:rsidRPr="008A3AD8">
              <w:rPr>
                <w:szCs w:val="18"/>
              </w:rPr>
              <w:t>Appropriation made by Appropriation Act (No. 2) 1980-81</w:t>
            </w:r>
          </w:p>
        </w:tc>
        <w:tc>
          <w:tcPr>
            <w:tcW w:w="1289" w:type="dxa"/>
            <w:tcBorders>
              <w:top w:val="single" w:sz="6" w:space="0" w:color="auto"/>
              <w:left w:val="nil"/>
              <w:bottom w:val="single" w:sz="6" w:space="0" w:color="auto"/>
              <w:right w:val="nil"/>
            </w:tcBorders>
            <w:shd w:val="clear" w:color="auto" w:fill="FFFFFF"/>
            <w:vAlign w:val="bottom"/>
          </w:tcPr>
          <w:p w14:paraId="66A21D8B" w14:textId="77777777" w:rsidR="004F2EE9" w:rsidRPr="009F59B1" w:rsidRDefault="004F2EE9" w:rsidP="00FE61E2">
            <w:pPr>
              <w:shd w:val="clear" w:color="auto" w:fill="FFFFFF"/>
              <w:tabs>
                <w:tab w:val="left" w:leader="dot" w:pos="5040"/>
              </w:tabs>
              <w:ind w:right="144"/>
              <w:jc w:val="right"/>
            </w:pPr>
            <w:r w:rsidRPr="008A3AD8">
              <w:rPr>
                <w:szCs w:val="18"/>
              </w:rPr>
              <w:t>Expenditure for 1979-80</w:t>
            </w:r>
          </w:p>
        </w:tc>
      </w:tr>
      <w:tr w:rsidR="004F2EE9" w:rsidRPr="009F59B1" w14:paraId="66A21D91" w14:textId="77777777" w:rsidTr="00FE61E2">
        <w:trPr>
          <w:trHeight w:val="20"/>
          <w:jc w:val="center"/>
        </w:trPr>
        <w:tc>
          <w:tcPr>
            <w:tcW w:w="5130" w:type="dxa"/>
            <w:tcBorders>
              <w:left w:val="nil"/>
              <w:bottom w:val="nil"/>
              <w:right w:val="nil"/>
            </w:tcBorders>
            <w:shd w:val="clear" w:color="auto" w:fill="FFFFFF"/>
          </w:tcPr>
          <w:p w14:paraId="66A21D8D" w14:textId="77777777" w:rsidR="004F2EE9" w:rsidRPr="009F59B1" w:rsidRDefault="004F2EE9" w:rsidP="00E13D08">
            <w:pPr>
              <w:shd w:val="clear" w:color="auto" w:fill="FFFFFF"/>
              <w:tabs>
                <w:tab w:val="left" w:leader="dot" w:pos="5000"/>
              </w:tabs>
            </w:pPr>
          </w:p>
        </w:tc>
        <w:tc>
          <w:tcPr>
            <w:tcW w:w="1350" w:type="dxa"/>
            <w:tcBorders>
              <w:top w:val="single" w:sz="6" w:space="0" w:color="auto"/>
              <w:left w:val="nil"/>
              <w:bottom w:val="nil"/>
              <w:right w:val="single" w:sz="6" w:space="0" w:color="auto"/>
            </w:tcBorders>
            <w:shd w:val="clear" w:color="auto" w:fill="FFFFFF"/>
          </w:tcPr>
          <w:p w14:paraId="66A21D8E"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60" w:type="dxa"/>
            <w:tcBorders>
              <w:top w:val="single" w:sz="6" w:space="0" w:color="auto"/>
              <w:left w:val="single" w:sz="6" w:space="0" w:color="auto"/>
              <w:bottom w:val="nil"/>
              <w:right w:val="nil"/>
            </w:tcBorders>
            <w:shd w:val="clear" w:color="auto" w:fill="FFFFFF"/>
          </w:tcPr>
          <w:p w14:paraId="66A21D8F"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89" w:type="dxa"/>
            <w:tcBorders>
              <w:top w:val="single" w:sz="6" w:space="0" w:color="auto"/>
              <w:left w:val="nil"/>
              <w:bottom w:val="nil"/>
              <w:right w:val="nil"/>
            </w:tcBorders>
            <w:shd w:val="clear" w:color="auto" w:fill="FFFFFF"/>
          </w:tcPr>
          <w:p w14:paraId="66A21D90" w14:textId="77777777" w:rsidR="004F2EE9" w:rsidRPr="009F59B1" w:rsidRDefault="00657B62" w:rsidP="00D3084C">
            <w:pPr>
              <w:shd w:val="clear" w:color="auto" w:fill="FFFFFF"/>
              <w:tabs>
                <w:tab w:val="left" w:leader="dot" w:pos="5040"/>
              </w:tabs>
              <w:ind w:right="144"/>
              <w:jc w:val="right"/>
            </w:pPr>
            <w:r w:rsidRPr="00657B62">
              <w:rPr>
                <w:szCs w:val="18"/>
              </w:rPr>
              <w:t>$</w:t>
            </w:r>
          </w:p>
        </w:tc>
      </w:tr>
      <w:tr w:rsidR="004F2EE9" w:rsidRPr="009F59B1" w14:paraId="66A21D96" w14:textId="77777777" w:rsidTr="00FE61E2">
        <w:trPr>
          <w:trHeight w:val="20"/>
          <w:jc w:val="center"/>
        </w:trPr>
        <w:tc>
          <w:tcPr>
            <w:tcW w:w="5130" w:type="dxa"/>
            <w:tcBorders>
              <w:top w:val="nil"/>
              <w:left w:val="nil"/>
              <w:bottom w:val="nil"/>
              <w:right w:val="nil"/>
            </w:tcBorders>
            <w:shd w:val="clear" w:color="auto" w:fill="FFFFFF"/>
          </w:tcPr>
          <w:p w14:paraId="66A21D92" w14:textId="77777777" w:rsidR="004F2EE9" w:rsidRPr="009F59B1" w:rsidRDefault="004F2EE9" w:rsidP="00E13D08">
            <w:pPr>
              <w:shd w:val="clear" w:color="auto" w:fill="FFFFFF"/>
              <w:tabs>
                <w:tab w:val="left" w:leader="dot" w:pos="5000"/>
              </w:tabs>
              <w:jc w:val="both"/>
            </w:pPr>
            <w:r w:rsidRPr="008A3AD8">
              <w:rPr>
                <w:i/>
                <w:iCs/>
                <w:szCs w:val="18"/>
              </w:rPr>
              <w:t>Department of Housing and Construction</w:t>
            </w:r>
            <w:r w:rsidRPr="008A3AD8">
              <w:rPr>
                <w:rFonts w:eastAsia="Times New Roman"/>
                <w:szCs w:val="18"/>
              </w:rPr>
              <w:t>—</w:t>
            </w:r>
            <w:r w:rsidRPr="008A3AD8">
              <w:rPr>
                <w:rFonts w:eastAsia="Times New Roman"/>
                <w:i/>
                <w:iCs/>
                <w:szCs w:val="18"/>
              </w:rPr>
              <w:t>continued</w:t>
            </w:r>
          </w:p>
        </w:tc>
        <w:tc>
          <w:tcPr>
            <w:tcW w:w="1350" w:type="dxa"/>
            <w:tcBorders>
              <w:top w:val="nil"/>
              <w:left w:val="nil"/>
              <w:bottom w:val="nil"/>
              <w:right w:val="single" w:sz="6" w:space="0" w:color="auto"/>
            </w:tcBorders>
            <w:shd w:val="clear" w:color="auto" w:fill="FFFFFF"/>
            <w:vAlign w:val="bottom"/>
          </w:tcPr>
          <w:p w14:paraId="66A21D93" w14:textId="77777777" w:rsidR="004F2EE9" w:rsidRPr="009F59B1" w:rsidRDefault="004F2EE9" w:rsidP="00FE61E2">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D94"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D95" w14:textId="77777777" w:rsidR="004F2EE9" w:rsidRPr="009F59B1" w:rsidRDefault="004F2EE9" w:rsidP="00FE61E2">
            <w:pPr>
              <w:shd w:val="clear" w:color="auto" w:fill="FFFFFF"/>
              <w:tabs>
                <w:tab w:val="left" w:leader="dot" w:pos="5040"/>
              </w:tabs>
              <w:ind w:right="144"/>
              <w:jc w:val="right"/>
            </w:pPr>
          </w:p>
        </w:tc>
      </w:tr>
      <w:tr w:rsidR="004F2EE9" w:rsidRPr="009F59B1" w14:paraId="66A21D9B" w14:textId="77777777" w:rsidTr="00FE61E2">
        <w:trPr>
          <w:trHeight w:val="20"/>
          <w:jc w:val="center"/>
        </w:trPr>
        <w:tc>
          <w:tcPr>
            <w:tcW w:w="5130" w:type="dxa"/>
            <w:tcBorders>
              <w:top w:val="nil"/>
              <w:left w:val="nil"/>
              <w:bottom w:val="nil"/>
              <w:right w:val="nil"/>
            </w:tcBorders>
            <w:shd w:val="clear" w:color="auto" w:fill="FFFFFF"/>
          </w:tcPr>
          <w:p w14:paraId="66A21D97" w14:textId="77777777" w:rsidR="004F2EE9" w:rsidRPr="009F59B1" w:rsidRDefault="004F2EE9" w:rsidP="00E13D08">
            <w:pPr>
              <w:shd w:val="clear" w:color="auto" w:fill="FFFFFF"/>
              <w:tabs>
                <w:tab w:val="left" w:leader="dot" w:pos="5000"/>
              </w:tabs>
              <w:jc w:val="both"/>
            </w:pPr>
            <w:r w:rsidRPr="008A3AD8">
              <w:rPr>
                <w:i/>
                <w:iCs/>
                <w:szCs w:val="18"/>
              </w:rPr>
              <w:t xml:space="preserve">Division </w:t>
            </w:r>
            <w:r w:rsidRPr="008A3AD8">
              <w:rPr>
                <w:szCs w:val="18"/>
              </w:rPr>
              <w:t>871</w:t>
            </w:r>
            <w:r w:rsidRPr="008A3AD8">
              <w:rPr>
                <w:rFonts w:eastAsia="Times New Roman"/>
                <w:szCs w:val="18"/>
              </w:rPr>
              <w:t>—</w:t>
            </w:r>
            <w:r w:rsidRPr="008A3AD8">
              <w:rPr>
                <w:rFonts w:eastAsia="Times New Roman"/>
                <w:i/>
                <w:iCs/>
                <w:szCs w:val="18"/>
              </w:rPr>
              <w:t>Capital Works and Services</w:t>
            </w:r>
            <w:r w:rsidRPr="008A3AD8">
              <w:rPr>
                <w:rFonts w:eastAsia="Times New Roman"/>
                <w:szCs w:val="18"/>
              </w:rPr>
              <w:t>—</w:t>
            </w:r>
            <w:r w:rsidRPr="008A3AD8">
              <w:rPr>
                <w:rFonts w:eastAsia="Times New Roman"/>
                <w:i/>
                <w:iCs/>
                <w:szCs w:val="18"/>
              </w:rPr>
              <w:t>continued</w:t>
            </w:r>
          </w:p>
        </w:tc>
        <w:tc>
          <w:tcPr>
            <w:tcW w:w="1350" w:type="dxa"/>
            <w:tcBorders>
              <w:top w:val="nil"/>
              <w:left w:val="nil"/>
              <w:bottom w:val="nil"/>
              <w:right w:val="single" w:sz="6" w:space="0" w:color="auto"/>
            </w:tcBorders>
            <w:shd w:val="clear" w:color="auto" w:fill="FFFFFF"/>
            <w:vAlign w:val="bottom"/>
          </w:tcPr>
          <w:p w14:paraId="66A21D98" w14:textId="77777777" w:rsidR="004F2EE9" w:rsidRPr="009F59B1" w:rsidRDefault="004F2EE9" w:rsidP="00FE61E2">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D99"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D9A" w14:textId="77777777" w:rsidR="004F2EE9" w:rsidRPr="009F59B1" w:rsidRDefault="004F2EE9" w:rsidP="00FE61E2">
            <w:pPr>
              <w:shd w:val="clear" w:color="auto" w:fill="FFFFFF"/>
              <w:tabs>
                <w:tab w:val="left" w:leader="dot" w:pos="5040"/>
              </w:tabs>
              <w:ind w:right="144"/>
              <w:jc w:val="right"/>
            </w:pPr>
          </w:p>
        </w:tc>
      </w:tr>
      <w:tr w:rsidR="004F2EE9" w:rsidRPr="009F59B1" w14:paraId="66A21DA0" w14:textId="77777777" w:rsidTr="00FE61E2">
        <w:trPr>
          <w:trHeight w:val="20"/>
          <w:jc w:val="center"/>
        </w:trPr>
        <w:tc>
          <w:tcPr>
            <w:tcW w:w="5130" w:type="dxa"/>
            <w:tcBorders>
              <w:top w:val="nil"/>
              <w:left w:val="nil"/>
              <w:right w:val="nil"/>
            </w:tcBorders>
            <w:shd w:val="clear" w:color="auto" w:fill="FFFFFF"/>
          </w:tcPr>
          <w:p w14:paraId="66A21D9C" w14:textId="77777777" w:rsidR="004F2EE9" w:rsidRPr="009F59B1" w:rsidRDefault="004F2EE9" w:rsidP="00F42282">
            <w:pPr>
              <w:shd w:val="clear" w:color="auto" w:fill="FFFFFF"/>
              <w:tabs>
                <w:tab w:val="left" w:leader="dot" w:pos="5000"/>
              </w:tabs>
              <w:pPrChange w:id="146" w:author="Proof Communications" w:date="2020-04-27T12:54:00Z">
                <w:pPr>
                  <w:shd w:val="clear" w:color="auto" w:fill="FFFFFF"/>
                  <w:tabs>
                    <w:tab w:val="left" w:leader="dot" w:pos="5000"/>
                  </w:tabs>
                  <w:jc w:val="both"/>
                </w:pPr>
              </w:pPrChange>
            </w:pPr>
            <w:r w:rsidRPr="008A3AD8">
              <w:rPr>
                <w:b/>
                <w:bCs/>
                <w:szCs w:val="18"/>
              </w:rPr>
              <w:t>4.</w:t>
            </w:r>
            <w:r w:rsidRPr="008A3AD8">
              <w:rPr>
                <w:rFonts w:eastAsia="Times New Roman"/>
                <w:b/>
                <w:bCs/>
                <w:szCs w:val="18"/>
              </w:rPr>
              <w:t>—Modifications to Commonwealth Buildings to provide access for Disabled Persons</w:t>
            </w:r>
            <w:r w:rsidR="00E13D08">
              <w:rPr>
                <w:rFonts w:eastAsia="Times New Roman"/>
                <w:b/>
                <w:bCs/>
                <w:szCs w:val="18"/>
              </w:rPr>
              <w:tab/>
            </w:r>
          </w:p>
        </w:tc>
        <w:tc>
          <w:tcPr>
            <w:tcW w:w="1350" w:type="dxa"/>
            <w:tcBorders>
              <w:top w:val="nil"/>
              <w:left w:val="nil"/>
              <w:bottom w:val="single" w:sz="6" w:space="0" w:color="auto"/>
              <w:right w:val="single" w:sz="6" w:space="0" w:color="auto"/>
            </w:tcBorders>
            <w:shd w:val="clear" w:color="auto" w:fill="FFFFFF"/>
            <w:vAlign w:val="bottom"/>
          </w:tcPr>
          <w:p w14:paraId="66A21D9D" w14:textId="77777777" w:rsidR="004F2EE9" w:rsidRPr="009F59B1" w:rsidRDefault="004F2EE9" w:rsidP="00FE61E2">
            <w:pPr>
              <w:shd w:val="clear" w:color="auto" w:fill="FFFFFF"/>
              <w:tabs>
                <w:tab w:val="left" w:leader="dot" w:pos="5040"/>
              </w:tabs>
              <w:ind w:right="144"/>
              <w:jc w:val="right"/>
            </w:pPr>
            <w:r w:rsidRPr="008A3AD8">
              <w:rPr>
                <w:b/>
                <w:bCs/>
                <w:szCs w:val="18"/>
              </w:rPr>
              <w:t>250,000</w:t>
            </w:r>
          </w:p>
        </w:tc>
        <w:tc>
          <w:tcPr>
            <w:tcW w:w="1260" w:type="dxa"/>
            <w:tcBorders>
              <w:top w:val="nil"/>
              <w:left w:val="single" w:sz="6" w:space="0" w:color="auto"/>
              <w:bottom w:val="nil"/>
              <w:right w:val="nil"/>
            </w:tcBorders>
            <w:shd w:val="clear" w:color="auto" w:fill="FFFFFF"/>
            <w:vAlign w:val="bottom"/>
          </w:tcPr>
          <w:p w14:paraId="66A21D9E" w14:textId="77777777" w:rsidR="004F2EE9" w:rsidRPr="009F59B1" w:rsidRDefault="004F2EE9" w:rsidP="00FE61E2">
            <w:pPr>
              <w:shd w:val="clear" w:color="auto" w:fill="FFFFFF"/>
              <w:tabs>
                <w:tab w:val="left" w:leader="dot" w:pos="5040"/>
              </w:tabs>
              <w:ind w:right="144"/>
              <w:jc w:val="right"/>
            </w:pPr>
            <w:r w:rsidRPr="009F59B1">
              <w:t>..</w:t>
            </w:r>
          </w:p>
        </w:tc>
        <w:tc>
          <w:tcPr>
            <w:tcW w:w="1289" w:type="dxa"/>
            <w:tcBorders>
              <w:top w:val="nil"/>
              <w:left w:val="nil"/>
              <w:bottom w:val="nil"/>
              <w:right w:val="nil"/>
            </w:tcBorders>
            <w:shd w:val="clear" w:color="auto" w:fill="FFFFFF"/>
            <w:vAlign w:val="bottom"/>
          </w:tcPr>
          <w:p w14:paraId="66A21D9F" w14:textId="77777777" w:rsidR="004F2EE9" w:rsidRPr="009F59B1" w:rsidRDefault="004F2EE9" w:rsidP="00FE61E2">
            <w:pPr>
              <w:shd w:val="clear" w:color="auto" w:fill="FFFFFF"/>
              <w:tabs>
                <w:tab w:val="left" w:leader="dot" w:pos="5040"/>
              </w:tabs>
              <w:ind w:right="144"/>
              <w:jc w:val="right"/>
            </w:pPr>
            <w:r w:rsidRPr="009F59B1">
              <w:t>..</w:t>
            </w:r>
          </w:p>
        </w:tc>
      </w:tr>
      <w:tr w:rsidR="004F2EE9" w:rsidRPr="009F59B1" w14:paraId="66A21DA5" w14:textId="77777777" w:rsidTr="00FE61E2">
        <w:trPr>
          <w:trHeight w:val="20"/>
          <w:jc w:val="center"/>
        </w:trPr>
        <w:tc>
          <w:tcPr>
            <w:tcW w:w="5130" w:type="dxa"/>
            <w:tcBorders>
              <w:left w:val="nil"/>
              <w:right w:val="nil"/>
            </w:tcBorders>
            <w:shd w:val="clear" w:color="auto" w:fill="FFFFFF"/>
          </w:tcPr>
          <w:p w14:paraId="66A21DA1" w14:textId="77777777" w:rsidR="004F2EE9" w:rsidRPr="009F59B1" w:rsidRDefault="00F2277B" w:rsidP="00E13D08">
            <w:pPr>
              <w:shd w:val="clear" w:color="auto" w:fill="FFFFFF"/>
              <w:tabs>
                <w:tab w:val="left" w:leader="dot" w:pos="500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871</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DA2" w14:textId="77777777" w:rsidR="004F2EE9" w:rsidRPr="009F59B1" w:rsidRDefault="004F2EE9" w:rsidP="00FE61E2">
            <w:pPr>
              <w:shd w:val="clear" w:color="auto" w:fill="FFFFFF"/>
              <w:tabs>
                <w:tab w:val="left" w:leader="dot" w:pos="5040"/>
              </w:tabs>
              <w:ind w:right="144"/>
              <w:jc w:val="right"/>
            </w:pPr>
            <w:r w:rsidRPr="008A3AD8">
              <w:rPr>
                <w:b/>
                <w:bCs/>
                <w:szCs w:val="18"/>
              </w:rPr>
              <w:t>2,060,000</w:t>
            </w:r>
          </w:p>
        </w:tc>
        <w:tc>
          <w:tcPr>
            <w:tcW w:w="1260" w:type="dxa"/>
            <w:tcBorders>
              <w:top w:val="nil"/>
              <w:left w:val="single" w:sz="6" w:space="0" w:color="auto"/>
              <w:bottom w:val="nil"/>
              <w:right w:val="nil"/>
            </w:tcBorders>
            <w:shd w:val="clear" w:color="auto" w:fill="FFFFFF"/>
            <w:vAlign w:val="bottom"/>
          </w:tcPr>
          <w:p w14:paraId="66A21DA3"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DA4" w14:textId="77777777" w:rsidR="004F2EE9" w:rsidRPr="009F59B1" w:rsidRDefault="004F2EE9" w:rsidP="00FE61E2">
            <w:pPr>
              <w:shd w:val="clear" w:color="auto" w:fill="FFFFFF"/>
              <w:tabs>
                <w:tab w:val="left" w:leader="dot" w:pos="5040"/>
              </w:tabs>
              <w:ind w:right="144"/>
              <w:jc w:val="right"/>
            </w:pPr>
          </w:p>
        </w:tc>
      </w:tr>
      <w:tr w:rsidR="004F2EE9" w:rsidRPr="009F59B1" w14:paraId="66A21DAA" w14:textId="77777777" w:rsidTr="00FE61E2">
        <w:trPr>
          <w:trHeight w:val="20"/>
          <w:jc w:val="center"/>
        </w:trPr>
        <w:tc>
          <w:tcPr>
            <w:tcW w:w="5130" w:type="dxa"/>
            <w:tcBorders>
              <w:left w:val="nil"/>
              <w:bottom w:val="nil"/>
              <w:right w:val="nil"/>
            </w:tcBorders>
            <w:shd w:val="clear" w:color="auto" w:fill="FFFFFF"/>
          </w:tcPr>
          <w:p w14:paraId="66A21DA6" w14:textId="77777777" w:rsidR="004F2EE9" w:rsidRPr="009F59B1" w:rsidRDefault="004F2EE9" w:rsidP="00F42282">
            <w:pPr>
              <w:shd w:val="clear" w:color="auto" w:fill="FFFFFF"/>
              <w:tabs>
                <w:tab w:val="left" w:leader="dot" w:pos="5000"/>
              </w:tabs>
              <w:spacing w:before="240"/>
              <w:pPrChange w:id="147" w:author="Proof Communications" w:date="2020-04-27T12:54:00Z">
                <w:pPr>
                  <w:shd w:val="clear" w:color="auto" w:fill="FFFFFF"/>
                  <w:tabs>
                    <w:tab w:val="left" w:leader="dot" w:pos="5000"/>
                  </w:tabs>
                  <w:spacing w:before="240"/>
                  <w:jc w:val="both"/>
                </w:pPr>
              </w:pPrChange>
            </w:pPr>
            <w:r w:rsidRPr="008A3AD8">
              <w:rPr>
                <w:smallCaps/>
                <w:szCs w:val="18"/>
              </w:rPr>
              <w:t xml:space="preserve">Division </w:t>
            </w:r>
            <w:r w:rsidRPr="008A3AD8">
              <w:rPr>
                <w:szCs w:val="18"/>
              </w:rPr>
              <w:t>872.</w:t>
            </w:r>
            <w:r w:rsidRPr="008A3AD8">
              <w:rPr>
                <w:rFonts w:eastAsia="Times New Roman"/>
                <w:szCs w:val="18"/>
              </w:rPr>
              <w:t>—PAYMENTS TO OR FOR THE STATES AND THE NORTHERN TERRITORY</w:t>
            </w:r>
          </w:p>
        </w:tc>
        <w:tc>
          <w:tcPr>
            <w:tcW w:w="1350" w:type="dxa"/>
            <w:tcBorders>
              <w:top w:val="single" w:sz="6" w:space="0" w:color="auto"/>
              <w:left w:val="nil"/>
              <w:bottom w:val="nil"/>
              <w:right w:val="single" w:sz="6" w:space="0" w:color="auto"/>
            </w:tcBorders>
            <w:shd w:val="clear" w:color="auto" w:fill="FFFFFF"/>
            <w:vAlign w:val="bottom"/>
          </w:tcPr>
          <w:p w14:paraId="66A21DA7" w14:textId="77777777" w:rsidR="004F2EE9" w:rsidRPr="009F59B1" w:rsidRDefault="004F2EE9" w:rsidP="00FE61E2">
            <w:pPr>
              <w:shd w:val="clear" w:color="auto" w:fill="FFFFFF"/>
              <w:tabs>
                <w:tab w:val="left" w:leader="dot" w:pos="5040"/>
              </w:tabs>
              <w:ind w:right="144"/>
              <w:jc w:val="right"/>
            </w:pPr>
          </w:p>
        </w:tc>
        <w:tc>
          <w:tcPr>
            <w:tcW w:w="1260" w:type="dxa"/>
            <w:tcBorders>
              <w:top w:val="nil"/>
              <w:left w:val="single" w:sz="6" w:space="0" w:color="auto"/>
              <w:bottom w:val="nil"/>
              <w:right w:val="nil"/>
            </w:tcBorders>
            <w:vAlign w:val="bottom"/>
          </w:tcPr>
          <w:p w14:paraId="66A21DA8" w14:textId="77777777" w:rsidR="004F2EE9" w:rsidRPr="009F59B1" w:rsidRDefault="004F2EE9" w:rsidP="00FE61E2">
            <w:pPr>
              <w:tabs>
                <w:tab w:val="left" w:leader="dot" w:pos="5040"/>
              </w:tabs>
              <w:ind w:right="144"/>
              <w:jc w:val="right"/>
            </w:pPr>
          </w:p>
        </w:tc>
        <w:tc>
          <w:tcPr>
            <w:tcW w:w="1289" w:type="dxa"/>
            <w:tcBorders>
              <w:top w:val="nil"/>
              <w:left w:val="nil"/>
              <w:bottom w:val="nil"/>
              <w:right w:val="nil"/>
            </w:tcBorders>
            <w:vAlign w:val="bottom"/>
          </w:tcPr>
          <w:p w14:paraId="66A21DA9" w14:textId="77777777" w:rsidR="004F2EE9" w:rsidRPr="009F59B1" w:rsidRDefault="004F2EE9" w:rsidP="00FE61E2">
            <w:pPr>
              <w:tabs>
                <w:tab w:val="left" w:leader="dot" w:pos="5040"/>
              </w:tabs>
              <w:ind w:right="144"/>
              <w:jc w:val="right"/>
            </w:pPr>
          </w:p>
        </w:tc>
      </w:tr>
      <w:tr w:rsidR="004F2EE9" w:rsidRPr="009F59B1" w14:paraId="66A21DAF" w14:textId="77777777" w:rsidTr="00FE61E2">
        <w:trPr>
          <w:trHeight w:val="20"/>
          <w:jc w:val="center"/>
        </w:trPr>
        <w:tc>
          <w:tcPr>
            <w:tcW w:w="5130" w:type="dxa"/>
            <w:tcBorders>
              <w:top w:val="nil"/>
              <w:left w:val="nil"/>
              <w:bottom w:val="nil"/>
              <w:right w:val="nil"/>
            </w:tcBorders>
            <w:shd w:val="clear" w:color="auto" w:fill="FFFFFF"/>
          </w:tcPr>
          <w:p w14:paraId="66A21DAB" w14:textId="77777777" w:rsidR="004F2EE9" w:rsidRPr="009F59B1" w:rsidRDefault="004F2EE9" w:rsidP="00E13D08">
            <w:pPr>
              <w:shd w:val="clear" w:color="auto" w:fill="FFFFFF"/>
              <w:tabs>
                <w:tab w:val="left" w:leader="dot" w:pos="5000"/>
              </w:tabs>
              <w:jc w:val="both"/>
            </w:pPr>
            <w:r w:rsidRPr="008A3AD8">
              <w:rPr>
                <w:b/>
                <w:bCs/>
                <w:szCs w:val="18"/>
              </w:rPr>
              <w:t>1.</w:t>
            </w:r>
            <w:r w:rsidRPr="008A3AD8">
              <w:rPr>
                <w:rFonts w:eastAsia="Times New Roman"/>
                <w:b/>
                <w:bCs/>
                <w:szCs w:val="18"/>
              </w:rPr>
              <w:t xml:space="preserve">—For the purposes of the </w:t>
            </w:r>
            <w:r w:rsidRPr="008A3AD8">
              <w:rPr>
                <w:rFonts w:eastAsia="Times New Roman"/>
                <w:b/>
                <w:bCs/>
                <w:i/>
                <w:iCs/>
                <w:szCs w:val="18"/>
              </w:rPr>
              <w:t xml:space="preserve">Housing Assistance Act </w:t>
            </w:r>
            <w:r w:rsidRPr="008A3AD8">
              <w:rPr>
                <w:rFonts w:eastAsia="Times New Roman"/>
                <w:b/>
                <w:bCs/>
                <w:szCs w:val="18"/>
              </w:rPr>
              <w:t>1978—</w:t>
            </w:r>
          </w:p>
        </w:tc>
        <w:tc>
          <w:tcPr>
            <w:tcW w:w="1350" w:type="dxa"/>
            <w:tcBorders>
              <w:top w:val="nil"/>
              <w:left w:val="nil"/>
              <w:bottom w:val="nil"/>
              <w:right w:val="single" w:sz="6" w:space="0" w:color="auto"/>
            </w:tcBorders>
            <w:shd w:val="clear" w:color="auto" w:fill="FFFFFF"/>
            <w:vAlign w:val="bottom"/>
          </w:tcPr>
          <w:p w14:paraId="66A21DAC" w14:textId="77777777" w:rsidR="004F2EE9" w:rsidRPr="009F59B1" w:rsidRDefault="004F2EE9" w:rsidP="00FE61E2">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DAD"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DAE" w14:textId="77777777" w:rsidR="004F2EE9" w:rsidRPr="009F59B1" w:rsidRDefault="004F2EE9" w:rsidP="00FE61E2">
            <w:pPr>
              <w:shd w:val="clear" w:color="auto" w:fill="FFFFFF"/>
              <w:tabs>
                <w:tab w:val="left" w:leader="dot" w:pos="5040"/>
              </w:tabs>
              <w:ind w:right="144"/>
              <w:jc w:val="right"/>
            </w:pPr>
          </w:p>
        </w:tc>
      </w:tr>
      <w:tr w:rsidR="004F2EE9" w:rsidRPr="009F59B1" w14:paraId="66A21DB4" w14:textId="77777777" w:rsidTr="00FE61E2">
        <w:trPr>
          <w:trHeight w:val="20"/>
          <w:jc w:val="center"/>
        </w:trPr>
        <w:tc>
          <w:tcPr>
            <w:tcW w:w="5130" w:type="dxa"/>
            <w:tcBorders>
              <w:top w:val="nil"/>
              <w:left w:val="nil"/>
              <w:right w:val="nil"/>
            </w:tcBorders>
            <w:shd w:val="clear" w:color="auto" w:fill="FFFFFF"/>
          </w:tcPr>
          <w:p w14:paraId="66A21DB0" w14:textId="77777777" w:rsidR="004F2EE9" w:rsidRPr="009F59B1" w:rsidRDefault="004F2EE9" w:rsidP="00E13D08">
            <w:pPr>
              <w:shd w:val="clear" w:color="auto" w:fill="FFFFFF"/>
              <w:tabs>
                <w:tab w:val="left" w:leader="dot" w:pos="5000"/>
              </w:tabs>
              <w:ind w:left="134"/>
              <w:jc w:val="both"/>
            </w:pPr>
            <w:r w:rsidRPr="008A3AD8">
              <w:rPr>
                <w:szCs w:val="18"/>
              </w:rPr>
              <w:t>02. Grants for rental housing assistance</w:t>
            </w:r>
            <w:r w:rsidR="00E13D08">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DB1" w14:textId="77777777" w:rsidR="004F2EE9" w:rsidRPr="009F59B1" w:rsidRDefault="004F2EE9" w:rsidP="00FE61E2">
            <w:pPr>
              <w:shd w:val="clear" w:color="auto" w:fill="FFFFFF"/>
              <w:tabs>
                <w:tab w:val="left" w:leader="dot" w:pos="5040"/>
              </w:tabs>
              <w:ind w:right="144"/>
              <w:jc w:val="right"/>
            </w:pPr>
            <w:r w:rsidRPr="008A3AD8">
              <w:rPr>
                <w:b/>
                <w:bCs/>
                <w:szCs w:val="18"/>
              </w:rPr>
              <w:t>1,500,000</w:t>
            </w:r>
          </w:p>
        </w:tc>
        <w:tc>
          <w:tcPr>
            <w:tcW w:w="1260" w:type="dxa"/>
            <w:tcBorders>
              <w:top w:val="nil"/>
              <w:left w:val="single" w:sz="6" w:space="0" w:color="auto"/>
              <w:bottom w:val="nil"/>
              <w:right w:val="nil"/>
            </w:tcBorders>
            <w:shd w:val="clear" w:color="auto" w:fill="FFFFFF"/>
            <w:vAlign w:val="bottom"/>
          </w:tcPr>
          <w:p w14:paraId="66A21DB2" w14:textId="77777777" w:rsidR="004F2EE9" w:rsidRPr="009F59B1" w:rsidRDefault="004F2EE9" w:rsidP="00FE61E2">
            <w:pPr>
              <w:shd w:val="clear" w:color="auto" w:fill="FFFFFF"/>
              <w:tabs>
                <w:tab w:val="left" w:leader="dot" w:pos="5040"/>
              </w:tabs>
              <w:ind w:right="144"/>
              <w:jc w:val="right"/>
            </w:pPr>
            <w:r w:rsidRPr="008A3AD8">
              <w:rPr>
                <w:szCs w:val="18"/>
              </w:rPr>
              <w:t>104,000,000</w:t>
            </w:r>
          </w:p>
        </w:tc>
        <w:tc>
          <w:tcPr>
            <w:tcW w:w="1289" w:type="dxa"/>
            <w:tcBorders>
              <w:top w:val="nil"/>
              <w:left w:val="nil"/>
              <w:bottom w:val="nil"/>
              <w:right w:val="nil"/>
            </w:tcBorders>
            <w:shd w:val="clear" w:color="auto" w:fill="FFFFFF"/>
            <w:vAlign w:val="bottom"/>
          </w:tcPr>
          <w:p w14:paraId="66A21DB3" w14:textId="77777777" w:rsidR="004F2EE9" w:rsidRPr="009F59B1" w:rsidRDefault="004F2EE9" w:rsidP="00FE61E2">
            <w:pPr>
              <w:shd w:val="clear" w:color="auto" w:fill="FFFFFF"/>
              <w:tabs>
                <w:tab w:val="left" w:leader="dot" w:pos="5040"/>
              </w:tabs>
              <w:ind w:right="144"/>
              <w:jc w:val="right"/>
            </w:pPr>
            <w:r w:rsidRPr="008A3AD8">
              <w:rPr>
                <w:szCs w:val="18"/>
              </w:rPr>
              <w:t>100,000,000</w:t>
            </w:r>
          </w:p>
        </w:tc>
      </w:tr>
      <w:tr w:rsidR="004F2EE9" w:rsidRPr="009F59B1" w14:paraId="66A21DB9" w14:textId="77777777" w:rsidTr="00FE61E2">
        <w:trPr>
          <w:trHeight w:val="20"/>
          <w:jc w:val="center"/>
        </w:trPr>
        <w:tc>
          <w:tcPr>
            <w:tcW w:w="5130" w:type="dxa"/>
            <w:tcBorders>
              <w:left w:val="nil"/>
              <w:bottom w:val="nil"/>
              <w:right w:val="nil"/>
            </w:tcBorders>
            <w:shd w:val="clear" w:color="auto" w:fill="FFFFFF"/>
          </w:tcPr>
          <w:p w14:paraId="66A21DB5" w14:textId="77777777" w:rsidR="004F2EE9" w:rsidRPr="009F59B1" w:rsidRDefault="004F2EE9" w:rsidP="00E13D08">
            <w:pPr>
              <w:shd w:val="clear" w:color="auto" w:fill="FFFFFF"/>
              <w:tabs>
                <w:tab w:val="left" w:leader="dot" w:pos="5000"/>
              </w:tabs>
              <w:spacing w:before="240"/>
              <w:jc w:val="both"/>
            </w:pPr>
            <w:r w:rsidRPr="008A3AD8">
              <w:rPr>
                <w:smallCaps/>
                <w:szCs w:val="18"/>
              </w:rPr>
              <w:t xml:space="preserve">Division </w:t>
            </w:r>
            <w:r w:rsidRPr="008A3AD8">
              <w:rPr>
                <w:szCs w:val="18"/>
              </w:rPr>
              <w:t>873.</w:t>
            </w:r>
            <w:r w:rsidRPr="008A3AD8">
              <w:rPr>
                <w:rFonts w:eastAsia="Times New Roman"/>
                <w:szCs w:val="18"/>
              </w:rPr>
              <w:t>—OTHER SERVICES</w:t>
            </w:r>
          </w:p>
        </w:tc>
        <w:tc>
          <w:tcPr>
            <w:tcW w:w="1350" w:type="dxa"/>
            <w:tcBorders>
              <w:top w:val="single" w:sz="6" w:space="0" w:color="auto"/>
              <w:left w:val="nil"/>
              <w:bottom w:val="nil"/>
              <w:right w:val="single" w:sz="6" w:space="0" w:color="auto"/>
            </w:tcBorders>
            <w:shd w:val="clear" w:color="auto" w:fill="FFFFFF"/>
            <w:vAlign w:val="bottom"/>
          </w:tcPr>
          <w:p w14:paraId="66A21DB6" w14:textId="77777777" w:rsidR="004F2EE9" w:rsidRPr="009F59B1" w:rsidRDefault="004F2EE9" w:rsidP="00FE61E2">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DB7"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DB8" w14:textId="77777777" w:rsidR="004F2EE9" w:rsidRPr="009F59B1" w:rsidRDefault="004F2EE9" w:rsidP="00FE61E2">
            <w:pPr>
              <w:shd w:val="clear" w:color="auto" w:fill="FFFFFF"/>
              <w:tabs>
                <w:tab w:val="left" w:leader="dot" w:pos="5040"/>
              </w:tabs>
              <w:ind w:right="144"/>
              <w:jc w:val="right"/>
            </w:pPr>
          </w:p>
        </w:tc>
      </w:tr>
      <w:tr w:rsidR="004F2EE9" w:rsidRPr="009F59B1" w14:paraId="66A21DBE" w14:textId="77777777" w:rsidTr="00E13D08">
        <w:trPr>
          <w:trHeight w:val="20"/>
          <w:jc w:val="center"/>
        </w:trPr>
        <w:tc>
          <w:tcPr>
            <w:tcW w:w="5130" w:type="dxa"/>
            <w:tcBorders>
              <w:top w:val="nil"/>
              <w:left w:val="nil"/>
              <w:right w:val="nil"/>
            </w:tcBorders>
            <w:shd w:val="clear" w:color="auto" w:fill="FFFFFF"/>
          </w:tcPr>
          <w:p w14:paraId="66A21DBA" w14:textId="77777777" w:rsidR="004F2EE9" w:rsidRPr="009F59B1" w:rsidRDefault="004F2EE9" w:rsidP="00F42282">
            <w:pPr>
              <w:shd w:val="clear" w:color="auto" w:fill="FFFFFF"/>
              <w:tabs>
                <w:tab w:val="left" w:leader="dot" w:pos="5000"/>
              </w:tabs>
              <w:ind w:left="706" w:hanging="576"/>
              <w:pPrChange w:id="148" w:author="Proof Communications" w:date="2020-04-27T12:54:00Z">
                <w:pPr>
                  <w:shd w:val="clear" w:color="auto" w:fill="FFFFFF"/>
                  <w:tabs>
                    <w:tab w:val="left" w:leader="dot" w:pos="5000"/>
                  </w:tabs>
                  <w:ind w:left="706" w:hanging="576"/>
                  <w:jc w:val="both"/>
                </w:pPr>
              </w:pPrChange>
            </w:pPr>
            <w:r w:rsidRPr="008A3AD8">
              <w:rPr>
                <w:szCs w:val="18"/>
              </w:rPr>
              <w:t>03. Australian</w:t>
            </w:r>
            <w:r w:rsidR="00C92EA3" w:rsidRPr="008A3AD8">
              <w:rPr>
                <w:szCs w:val="18"/>
              </w:rPr>
              <w:t xml:space="preserve"> </w:t>
            </w:r>
            <w:r w:rsidRPr="008A3AD8">
              <w:rPr>
                <w:szCs w:val="18"/>
              </w:rPr>
              <w:t>Uniform</w:t>
            </w:r>
            <w:r w:rsidR="00C92EA3" w:rsidRPr="008A3AD8">
              <w:rPr>
                <w:szCs w:val="18"/>
              </w:rPr>
              <w:t xml:space="preserve"> </w:t>
            </w:r>
            <w:r w:rsidRPr="008A3AD8">
              <w:rPr>
                <w:szCs w:val="18"/>
              </w:rPr>
              <w:t>Building</w:t>
            </w:r>
            <w:r w:rsidR="00C92EA3" w:rsidRPr="008A3AD8">
              <w:rPr>
                <w:szCs w:val="18"/>
              </w:rPr>
              <w:t xml:space="preserve"> </w:t>
            </w:r>
            <w:r w:rsidRPr="008A3AD8">
              <w:rPr>
                <w:szCs w:val="18"/>
              </w:rPr>
              <w:t>Regulations</w:t>
            </w:r>
            <w:r w:rsidR="00C92EA3" w:rsidRPr="008A3AD8">
              <w:rPr>
                <w:szCs w:val="18"/>
              </w:rPr>
              <w:t xml:space="preserve"> </w:t>
            </w:r>
            <w:r w:rsidRPr="008A3AD8">
              <w:rPr>
                <w:szCs w:val="18"/>
              </w:rPr>
              <w:t>Co-ordinating Council (for payment to the Australian Uniform</w:t>
            </w:r>
            <w:r w:rsidR="00C92EA3" w:rsidRPr="008A3AD8">
              <w:rPr>
                <w:szCs w:val="18"/>
              </w:rPr>
              <w:t xml:space="preserve"> </w:t>
            </w:r>
            <w:r w:rsidRPr="008A3AD8">
              <w:rPr>
                <w:szCs w:val="18"/>
              </w:rPr>
              <w:t>Building</w:t>
            </w:r>
            <w:r w:rsidR="00C92EA3" w:rsidRPr="008A3AD8">
              <w:rPr>
                <w:szCs w:val="18"/>
              </w:rPr>
              <w:t xml:space="preserve"> </w:t>
            </w:r>
            <w:r w:rsidRPr="008A3AD8">
              <w:rPr>
                <w:szCs w:val="18"/>
              </w:rPr>
              <w:t>Regulations</w:t>
            </w:r>
            <w:r w:rsidR="00C92EA3" w:rsidRPr="008A3AD8">
              <w:rPr>
                <w:szCs w:val="18"/>
              </w:rPr>
              <w:t xml:space="preserve"> </w:t>
            </w:r>
            <w:r w:rsidRPr="008A3AD8">
              <w:rPr>
                <w:szCs w:val="18"/>
              </w:rPr>
              <w:t>Co-ordinating Council Research Fund Trust Account)</w:t>
            </w:r>
            <w:r w:rsidR="00E13D08">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DBB" w14:textId="77777777" w:rsidR="004F2EE9" w:rsidRPr="009F59B1" w:rsidRDefault="004F2EE9" w:rsidP="00FE61E2">
            <w:pPr>
              <w:shd w:val="clear" w:color="auto" w:fill="FFFFFF"/>
              <w:tabs>
                <w:tab w:val="left" w:leader="dot" w:pos="5040"/>
              </w:tabs>
              <w:ind w:right="144"/>
              <w:jc w:val="right"/>
            </w:pPr>
            <w:r w:rsidRPr="008A3AD8">
              <w:rPr>
                <w:b/>
                <w:bCs/>
                <w:szCs w:val="18"/>
              </w:rPr>
              <w:t>50,000</w:t>
            </w:r>
          </w:p>
        </w:tc>
        <w:tc>
          <w:tcPr>
            <w:tcW w:w="1260" w:type="dxa"/>
            <w:tcBorders>
              <w:top w:val="nil"/>
              <w:left w:val="single" w:sz="6" w:space="0" w:color="auto"/>
              <w:bottom w:val="nil"/>
              <w:right w:val="nil"/>
            </w:tcBorders>
            <w:shd w:val="clear" w:color="auto" w:fill="FFFFFF"/>
            <w:vAlign w:val="bottom"/>
          </w:tcPr>
          <w:p w14:paraId="66A21DBC" w14:textId="77777777" w:rsidR="004F2EE9" w:rsidRPr="009F59B1" w:rsidRDefault="004F2EE9" w:rsidP="00FE61E2">
            <w:pPr>
              <w:shd w:val="clear" w:color="auto" w:fill="FFFFFF"/>
              <w:tabs>
                <w:tab w:val="left" w:leader="dot" w:pos="5040"/>
              </w:tabs>
              <w:ind w:right="144"/>
              <w:jc w:val="right"/>
            </w:pPr>
            <w:r w:rsidRPr="009F59B1">
              <w:t>..</w:t>
            </w:r>
          </w:p>
        </w:tc>
        <w:tc>
          <w:tcPr>
            <w:tcW w:w="1289" w:type="dxa"/>
            <w:tcBorders>
              <w:top w:val="nil"/>
              <w:left w:val="nil"/>
              <w:bottom w:val="nil"/>
              <w:right w:val="nil"/>
            </w:tcBorders>
            <w:shd w:val="clear" w:color="auto" w:fill="FFFFFF"/>
            <w:vAlign w:val="bottom"/>
          </w:tcPr>
          <w:p w14:paraId="66A21DBD" w14:textId="77777777" w:rsidR="004F2EE9" w:rsidRPr="009F59B1" w:rsidRDefault="004F2EE9" w:rsidP="00FE61E2">
            <w:pPr>
              <w:shd w:val="clear" w:color="auto" w:fill="FFFFFF"/>
              <w:tabs>
                <w:tab w:val="left" w:leader="dot" w:pos="5040"/>
              </w:tabs>
              <w:ind w:right="144"/>
              <w:jc w:val="right"/>
            </w:pPr>
            <w:r w:rsidRPr="009F59B1">
              <w:t>..</w:t>
            </w:r>
          </w:p>
        </w:tc>
      </w:tr>
      <w:tr w:rsidR="004F2EE9" w:rsidRPr="009F59B1" w14:paraId="66A21DC3" w14:textId="77777777" w:rsidTr="00E13D08">
        <w:trPr>
          <w:trHeight w:val="20"/>
          <w:jc w:val="center"/>
        </w:trPr>
        <w:tc>
          <w:tcPr>
            <w:tcW w:w="5130" w:type="dxa"/>
            <w:tcBorders>
              <w:left w:val="nil"/>
              <w:bottom w:val="single" w:sz="4" w:space="0" w:color="auto"/>
              <w:right w:val="nil"/>
            </w:tcBorders>
            <w:shd w:val="clear" w:color="auto" w:fill="FFFFFF"/>
          </w:tcPr>
          <w:p w14:paraId="66A21DBF" w14:textId="77777777" w:rsidR="004F2EE9" w:rsidRPr="009F59B1" w:rsidRDefault="004F2EE9" w:rsidP="00E13D08">
            <w:pPr>
              <w:shd w:val="clear" w:color="auto" w:fill="FFFFFF"/>
              <w:tabs>
                <w:tab w:val="left" w:leader="dot" w:pos="5000"/>
              </w:tabs>
              <w:spacing w:before="60" w:after="60"/>
              <w:jc w:val="both"/>
            </w:pPr>
            <w:r w:rsidRPr="008A3AD8">
              <w:rPr>
                <w:b/>
                <w:bCs/>
                <w:szCs w:val="18"/>
              </w:rPr>
              <w:t>Total: Department of Housing and Construction</w:t>
            </w:r>
            <w:r w:rsidR="00E13D08">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DC0" w14:textId="77777777" w:rsidR="004F2EE9" w:rsidRPr="009F59B1" w:rsidRDefault="004F2EE9" w:rsidP="00E13D08">
            <w:pPr>
              <w:shd w:val="clear" w:color="auto" w:fill="FFFFFF"/>
              <w:tabs>
                <w:tab w:val="left" w:leader="dot" w:pos="5040"/>
              </w:tabs>
              <w:spacing w:before="60" w:after="60"/>
              <w:ind w:right="144"/>
              <w:jc w:val="right"/>
            </w:pPr>
            <w:r w:rsidRPr="008A3AD8">
              <w:rPr>
                <w:b/>
                <w:bCs/>
                <w:szCs w:val="18"/>
              </w:rPr>
              <w:t>3,610,000</w:t>
            </w:r>
          </w:p>
        </w:tc>
        <w:tc>
          <w:tcPr>
            <w:tcW w:w="1260" w:type="dxa"/>
            <w:tcBorders>
              <w:top w:val="nil"/>
              <w:left w:val="single" w:sz="6" w:space="0" w:color="auto"/>
              <w:bottom w:val="single" w:sz="6" w:space="0" w:color="auto"/>
              <w:right w:val="nil"/>
            </w:tcBorders>
            <w:shd w:val="clear" w:color="auto" w:fill="FFFFFF"/>
            <w:vAlign w:val="bottom"/>
          </w:tcPr>
          <w:p w14:paraId="66A21DC1"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single" w:sz="6" w:space="0" w:color="auto"/>
              <w:right w:val="nil"/>
            </w:tcBorders>
            <w:shd w:val="clear" w:color="auto" w:fill="FFFFFF"/>
            <w:vAlign w:val="bottom"/>
          </w:tcPr>
          <w:p w14:paraId="66A21DC2" w14:textId="77777777" w:rsidR="004F2EE9" w:rsidRPr="009F59B1" w:rsidRDefault="004F2EE9" w:rsidP="00FE61E2">
            <w:pPr>
              <w:shd w:val="clear" w:color="auto" w:fill="FFFFFF"/>
              <w:tabs>
                <w:tab w:val="left" w:leader="dot" w:pos="5040"/>
              </w:tabs>
              <w:ind w:right="144"/>
              <w:jc w:val="right"/>
            </w:pPr>
          </w:p>
        </w:tc>
      </w:tr>
      <w:tr w:rsidR="004F2EE9" w:rsidRPr="009F59B1" w14:paraId="66A21DC8" w14:textId="77777777" w:rsidTr="00E13D08">
        <w:trPr>
          <w:trHeight w:val="20"/>
          <w:jc w:val="center"/>
        </w:trPr>
        <w:tc>
          <w:tcPr>
            <w:tcW w:w="5130" w:type="dxa"/>
            <w:tcBorders>
              <w:top w:val="single" w:sz="4" w:space="0" w:color="auto"/>
              <w:left w:val="nil"/>
              <w:bottom w:val="nil"/>
              <w:right w:val="nil"/>
            </w:tcBorders>
            <w:shd w:val="clear" w:color="auto" w:fill="FFFFFF"/>
          </w:tcPr>
          <w:p w14:paraId="66A21DC4" w14:textId="77777777" w:rsidR="004F2EE9" w:rsidRPr="009F59B1" w:rsidRDefault="004F2EE9" w:rsidP="00F42282">
            <w:pPr>
              <w:shd w:val="clear" w:color="auto" w:fill="FFFFFF"/>
              <w:tabs>
                <w:tab w:val="left" w:leader="dot" w:pos="5000"/>
              </w:tabs>
              <w:spacing w:before="480"/>
              <w:pPrChange w:id="149" w:author="Proof Communications" w:date="2020-04-27T12:54:00Z">
                <w:pPr>
                  <w:shd w:val="clear" w:color="auto" w:fill="FFFFFF"/>
                  <w:tabs>
                    <w:tab w:val="left" w:leader="dot" w:pos="5000"/>
                  </w:tabs>
                  <w:spacing w:before="480"/>
                  <w:jc w:val="both"/>
                </w:pPr>
              </w:pPrChange>
            </w:pPr>
            <w:r w:rsidRPr="008A3AD8">
              <w:rPr>
                <w:b/>
                <w:bCs/>
                <w:szCs w:val="18"/>
              </w:rPr>
              <w:t>DEPARTMENT OF IMMIGRATION AND ETHNIC AFFAIRS</w:t>
            </w:r>
          </w:p>
        </w:tc>
        <w:tc>
          <w:tcPr>
            <w:tcW w:w="1350" w:type="dxa"/>
            <w:tcBorders>
              <w:top w:val="single" w:sz="6" w:space="0" w:color="auto"/>
              <w:left w:val="nil"/>
              <w:bottom w:val="nil"/>
              <w:right w:val="single" w:sz="6" w:space="0" w:color="auto"/>
            </w:tcBorders>
            <w:shd w:val="clear" w:color="auto" w:fill="FFFFFF"/>
            <w:vAlign w:val="bottom"/>
          </w:tcPr>
          <w:p w14:paraId="66A21DC5" w14:textId="77777777" w:rsidR="004F2EE9" w:rsidRPr="009F59B1" w:rsidRDefault="004F2EE9" w:rsidP="00FE61E2">
            <w:pPr>
              <w:shd w:val="clear" w:color="auto" w:fill="FFFFFF"/>
              <w:tabs>
                <w:tab w:val="left" w:leader="dot" w:pos="5040"/>
              </w:tabs>
              <w:ind w:right="144"/>
              <w:jc w:val="right"/>
            </w:pPr>
          </w:p>
        </w:tc>
        <w:tc>
          <w:tcPr>
            <w:tcW w:w="1260" w:type="dxa"/>
            <w:tcBorders>
              <w:top w:val="single" w:sz="6" w:space="0" w:color="auto"/>
              <w:left w:val="single" w:sz="6" w:space="0" w:color="auto"/>
              <w:bottom w:val="nil"/>
              <w:right w:val="nil"/>
            </w:tcBorders>
            <w:shd w:val="clear" w:color="auto" w:fill="FFFFFF"/>
            <w:vAlign w:val="bottom"/>
          </w:tcPr>
          <w:p w14:paraId="66A21DC6" w14:textId="77777777" w:rsidR="004F2EE9" w:rsidRPr="009F59B1" w:rsidRDefault="004F2EE9" w:rsidP="00FE61E2">
            <w:pPr>
              <w:shd w:val="clear" w:color="auto" w:fill="FFFFFF"/>
              <w:tabs>
                <w:tab w:val="left" w:leader="dot" w:pos="5040"/>
              </w:tabs>
              <w:ind w:right="144"/>
              <w:jc w:val="right"/>
            </w:pPr>
          </w:p>
        </w:tc>
        <w:tc>
          <w:tcPr>
            <w:tcW w:w="1289" w:type="dxa"/>
            <w:tcBorders>
              <w:top w:val="single" w:sz="6" w:space="0" w:color="auto"/>
              <w:left w:val="nil"/>
              <w:bottom w:val="nil"/>
              <w:right w:val="nil"/>
            </w:tcBorders>
            <w:shd w:val="clear" w:color="auto" w:fill="FFFFFF"/>
            <w:vAlign w:val="bottom"/>
          </w:tcPr>
          <w:p w14:paraId="66A21DC7" w14:textId="77777777" w:rsidR="004F2EE9" w:rsidRPr="009F59B1" w:rsidRDefault="004F2EE9" w:rsidP="00FE61E2">
            <w:pPr>
              <w:shd w:val="clear" w:color="auto" w:fill="FFFFFF"/>
              <w:tabs>
                <w:tab w:val="left" w:leader="dot" w:pos="5040"/>
              </w:tabs>
              <w:ind w:right="144"/>
              <w:jc w:val="right"/>
            </w:pPr>
          </w:p>
        </w:tc>
      </w:tr>
      <w:tr w:rsidR="004F2EE9" w:rsidRPr="009F59B1" w14:paraId="66A21DCD" w14:textId="77777777" w:rsidTr="00FE61E2">
        <w:trPr>
          <w:trHeight w:val="20"/>
          <w:jc w:val="center"/>
        </w:trPr>
        <w:tc>
          <w:tcPr>
            <w:tcW w:w="5130" w:type="dxa"/>
            <w:tcBorders>
              <w:top w:val="nil"/>
              <w:left w:val="nil"/>
              <w:bottom w:val="nil"/>
              <w:right w:val="nil"/>
            </w:tcBorders>
            <w:shd w:val="clear" w:color="auto" w:fill="FFFFFF"/>
          </w:tcPr>
          <w:p w14:paraId="66A21DC9" w14:textId="77777777" w:rsidR="004F2EE9" w:rsidRPr="009F59B1" w:rsidRDefault="004F2EE9" w:rsidP="00E13D08">
            <w:pPr>
              <w:shd w:val="clear" w:color="auto" w:fill="FFFFFF"/>
              <w:tabs>
                <w:tab w:val="left" w:leader="dot" w:pos="5000"/>
              </w:tabs>
              <w:spacing w:before="120"/>
              <w:jc w:val="both"/>
            </w:pPr>
            <w:r w:rsidRPr="008A3AD8">
              <w:rPr>
                <w:smallCaps/>
                <w:szCs w:val="18"/>
              </w:rPr>
              <w:t xml:space="preserve">Division </w:t>
            </w:r>
            <w:r w:rsidRPr="008A3AD8">
              <w:rPr>
                <w:szCs w:val="18"/>
              </w:rPr>
              <w:t>876.</w:t>
            </w:r>
            <w:r w:rsidRPr="008A3AD8">
              <w:rPr>
                <w:rFonts w:eastAsia="Times New Roman"/>
                <w:szCs w:val="18"/>
              </w:rPr>
              <w:t>—CAPITAL WORKS AND SERVICES</w:t>
            </w:r>
          </w:p>
        </w:tc>
        <w:tc>
          <w:tcPr>
            <w:tcW w:w="1350" w:type="dxa"/>
            <w:tcBorders>
              <w:top w:val="nil"/>
              <w:left w:val="nil"/>
              <w:bottom w:val="nil"/>
              <w:right w:val="single" w:sz="6" w:space="0" w:color="auto"/>
            </w:tcBorders>
            <w:shd w:val="clear" w:color="auto" w:fill="FFFFFF"/>
            <w:vAlign w:val="bottom"/>
          </w:tcPr>
          <w:p w14:paraId="66A21DCA" w14:textId="77777777" w:rsidR="004F2EE9" w:rsidRPr="009F59B1" w:rsidRDefault="004F2EE9" w:rsidP="00FE61E2">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DCB"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DCC" w14:textId="77777777" w:rsidR="004F2EE9" w:rsidRPr="009F59B1" w:rsidRDefault="004F2EE9" w:rsidP="00FE61E2">
            <w:pPr>
              <w:shd w:val="clear" w:color="auto" w:fill="FFFFFF"/>
              <w:tabs>
                <w:tab w:val="left" w:leader="dot" w:pos="5040"/>
              </w:tabs>
              <w:ind w:right="144"/>
              <w:jc w:val="right"/>
            </w:pPr>
          </w:p>
        </w:tc>
      </w:tr>
      <w:tr w:rsidR="004F2EE9" w:rsidRPr="009F59B1" w14:paraId="66A21DD2" w14:textId="77777777" w:rsidTr="00FE61E2">
        <w:trPr>
          <w:trHeight w:val="20"/>
          <w:jc w:val="center"/>
        </w:trPr>
        <w:tc>
          <w:tcPr>
            <w:tcW w:w="5130" w:type="dxa"/>
            <w:tcBorders>
              <w:top w:val="nil"/>
              <w:left w:val="nil"/>
              <w:bottom w:val="nil"/>
              <w:right w:val="nil"/>
            </w:tcBorders>
            <w:shd w:val="clear" w:color="auto" w:fill="FFFFFF"/>
          </w:tcPr>
          <w:p w14:paraId="66A21DCE" w14:textId="77777777" w:rsidR="004F2EE9" w:rsidRPr="009F59B1" w:rsidRDefault="004F2EE9" w:rsidP="00E13D08">
            <w:pPr>
              <w:shd w:val="clear" w:color="auto" w:fill="FFFFFF"/>
              <w:tabs>
                <w:tab w:val="left" w:leader="dot" w:pos="5000"/>
              </w:tabs>
              <w:jc w:val="both"/>
            </w:pPr>
            <w:r w:rsidRPr="008A3AD8">
              <w:rPr>
                <w:b/>
                <w:bCs/>
                <w:szCs w:val="18"/>
              </w:rPr>
              <w:t>2.</w:t>
            </w:r>
            <w:r w:rsidRPr="008A3AD8">
              <w:rPr>
                <w:rFonts w:eastAsia="Times New Roman"/>
                <w:b/>
                <w:bCs/>
                <w:szCs w:val="18"/>
              </w:rPr>
              <w:t>—Advances and Loans—</w:t>
            </w:r>
          </w:p>
        </w:tc>
        <w:tc>
          <w:tcPr>
            <w:tcW w:w="1350" w:type="dxa"/>
            <w:tcBorders>
              <w:top w:val="nil"/>
              <w:left w:val="nil"/>
              <w:bottom w:val="nil"/>
              <w:right w:val="single" w:sz="6" w:space="0" w:color="auto"/>
            </w:tcBorders>
            <w:shd w:val="clear" w:color="auto" w:fill="FFFFFF"/>
            <w:vAlign w:val="bottom"/>
          </w:tcPr>
          <w:p w14:paraId="66A21DCF" w14:textId="77777777" w:rsidR="004F2EE9" w:rsidRPr="009F59B1" w:rsidRDefault="004F2EE9" w:rsidP="00FE61E2">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DD0"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DD1" w14:textId="77777777" w:rsidR="004F2EE9" w:rsidRPr="009F59B1" w:rsidRDefault="004F2EE9" w:rsidP="00FE61E2">
            <w:pPr>
              <w:shd w:val="clear" w:color="auto" w:fill="FFFFFF"/>
              <w:tabs>
                <w:tab w:val="left" w:leader="dot" w:pos="5040"/>
              </w:tabs>
              <w:ind w:right="144"/>
              <w:jc w:val="right"/>
            </w:pPr>
          </w:p>
        </w:tc>
      </w:tr>
      <w:tr w:rsidR="004F2EE9" w:rsidRPr="009F59B1" w14:paraId="66A21DD7" w14:textId="77777777" w:rsidTr="00FE61E2">
        <w:trPr>
          <w:trHeight w:val="20"/>
          <w:jc w:val="center"/>
        </w:trPr>
        <w:tc>
          <w:tcPr>
            <w:tcW w:w="5130" w:type="dxa"/>
            <w:tcBorders>
              <w:top w:val="nil"/>
              <w:left w:val="nil"/>
              <w:right w:val="nil"/>
            </w:tcBorders>
            <w:shd w:val="clear" w:color="auto" w:fill="FFFFFF"/>
          </w:tcPr>
          <w:p w14:paraId="66A21DD3" w14:textId="77777777" w:rsidR="004F2EE9" w:rsidRPr="009F59B1" w:rsidRDefault="004F2EE9" w:rsidP="0091688F">
            <w:pPr>
              <w:shd w:val="clear" w:color="auto" w:fill="FFFFFF"/>
              <w:tabs>
                <w:tab w:val="left" w:leader="dot" w:pos="5000"/>
              </w:tabs>
              <w:ind w:left="706" w:hanging="576"/>
            </w:pPr>
            <w:r w:rsidRPr="008A3AD8">
              <w:rPr>
                <w:szCs w:val="18"/>
              </w:rPr>
              <w:t>01. Refugee resettlement assistance</w:t>
            </w:r>
            <w:r w:rsidRPr="008A3AD8">
              <w:rPr>
                <w:rFonts w:eastAsia="Times New Roman"/>
                <w:szCs w:val="18"/>
              </w:rPr>
              <w:t>—Loans to voluntary agencies</w:t>
            </w:r>
            <w:r w:rsidR="00E13D08">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DD4" w14:textId="77777777" w:rsidR="004F2EE9" w:rsidRPr="009F59B1" w:rsidRDefault="004F2EE9" w:rsidP="00FE61E2">
            <w:pPr>
              <w:shd w:val="clear" w:color="auto" w:fill="FFFFFF"/>
              <w:tabs>
                <w:tab w:val="left" w:leader="dot" w:pos="5040"/>
              </w:tabs>
              <w:ind w:right="144"/>
              <w:jc w:val="right"/>
            </w:pPr>
            <w:r w:rsidRPr="008A3AD8">
              <w:rPr>
                <w:b/>
                <w:bCs/>
                <w:szCs w:val="18"/>
              </w:rPr>
              <w:t>373,000</w:t>
            </w:r>
          </w:p>
        </w:tc>
        <w:tc>
          <w:tcPr>
            <w:tcW w:w="1260" w:type="dxa"/>
            <w:tcBorders>
              <w:top w:val="nil"/>
              <w:left w:val="single" w:sz="6" w:space="0" w:color="auto"/>
              <w:bottom w:val="nil"/>
              <w:right w:val="nil"/>
            </w:tcBorders>
            <w:shd w:val="clear" w:color="auto" w:fill="FFFFFF"/>
            <w:vAlign w:val="bottom"/>
          </w:tcPr>
          <w:p w14:paraId="66A21DD5" w14:textId="77777777" w:rsidR="004F2EE9" w:rsidRPr="009F59B1" w:rsidRDefault="004F2EE9" w:rsidP="00FE61E2">
            <w:pPr>
              <w:shd w:val="clear" w:color="auto" w:fill="FFFFFF"/>
              <w:tabs>
                <w:tab w:val="left" w:leader="dot" w:pos="5040"/>
              </w:tabs>
              <w:ind w:right="144"/>
              <w:jc w:val="right"/>
            </w:pPr>
            <w:r w:rsidRPr="009F59B1">
              <w:t>..</w:t>
            </w:r>
          </w:p>
        </w:tc>
        <w:tc>
          <w:tcPr>
            <w:tcW w:w="1289" w:type="dxa"/>
            <w:tcBorders>
              <w:top w:val="nil"/>
              <w:left w:val="nil"/>
              <w:bottom w:val="nil"/>
              <w:right w:val="nil"/>
            </w:tcBorders>
            <w:shd w:val="clear" w:color="auto" w:fill="FFFFFF"/>
            <w:vAlign w:val="bottom"/>
          </w:tcPr>
          <w:p w14:paraId="66A21DD6" w14:textId="77777777" w:rsidR="004F2EE9" w:rsidRPr="009F59B1" w:rsidRDefault="004F2EE9" w:rsidP="00FE61E2">
            <w:pPr>
              <w:shd w:val="clear" w:color="auto" w:fill="FFFFFF"/>
              <w:tabs>
                <w:tab w:val="left" w:leader="dot" w:pos="5040"/>
              </w:tabs>
              <w:ind w:right="144"/>
              <w:jc w:val="right"/>
            </w:pPr>
            <w:r w:rsidRPr="008A3AD8">
              <w:rPr>
                <w:szCs w:val="18"/>
              </w:rPr>
              <w:t>440,000</w:t>
            </w:r>
          </w:p>
        </w:tc>
      </w:tr>
      <w:tr w:rsidR="004F2EE9" w:rsidRPr="009F59B1" w14:paraId="66A21DDC" w14:textId="77777777" w:rsidTr="00FE61E2">
        <w:trPr>
          <w:trHeight w:val="20"/>
          <w:jc w:val="center"/>
        </w:trPr>
        <w:tc>
          <w:tcPr>
            <w:tcW w:w="5130" w:type="dxa"/>
            <w:tcBorders>
              <w:left w:val="nil"/>
              <w:bottom w:val="nil"/>
              <w:right w:val="nil"/>
            </w:tcBorders>
            <w:shd w:val="clear" w:color="auto" w:fill="FFFFFF"/>
          </w:tcPr>
          <w:p w14:paraId="66A21DD8" w14:textId="77777777" w:rsidR="004F2EE9" w:rsidRPr="009F59B1" w:rsidRDefault="004F2EE9" w:rsidP="00E13D08">
            <w:pPr>
              <w:shd w:val="clear" w:color="auto" w:fill="FFFFFF"/>
              <w:tabs>
                <w:tab w:val="left" w:leader="dot" w:pos="5000"/>
              </w:tabs>
              <w:spacing w:before="120"/>
              <w:jc w:val="both"/>
            </w:pPr>
            <w:r w:rsidRPr="008A3AD8">
              <w:rPr>
                <w:smallCaps/>
                <w:szCs w:val="18"/>
              </w:rPr>
              <w:t xml:space="preserve">Division </w:t>
            </w:r>
            <w:r w:rsidRPr="008A3AD8">
              <w:rPr>
                <w:szCs w:val="18"/>
              </w:rPr>
              <w:t>878.</w:t>
            </w:r>
            <w:r w:rsidRPr="008A3AD8">
              <w:rPr>
                <w:rFonts w:eastAsia="Times New Roman"/>
                <w:szCs w:val="18"/>
              </w:rPr>
              <w:t>—OTHER SERVICES</w:t>
            </w:r>
          </w:p>
        </w:tc>
        <w:tc>
          <w:tcPr>
            <w:tcW w:w="1350" w:type="dxa"/>
            <w:tcBorders>
              <w:top w:val="single" w:sz="6" w:space="0" w:color="auto"/>
              <w:left w:val="nil"/>
              <w:bottom w:val="nil"/>
              <w:right w:val="single" w:sz="6" w:space="0" w:color="auto"/>
            </w:tcBorders>
            <w:shd w:val="clear" w:color="auto" w:fill="FFFFFF"/>
            <w:vAlign w:val="bottom"/>
          </w:tcPr>
          <w:p w14:paraId="66A21DD9" w14:textId="77777777" w:rsidR="004F2EE9" w:rsidRPr="009F59B1" w:rsidRDefault="004F2EE9" w:rsidP="00FE61E2">
            <w:pPr>
              <w:shd w:val="clear" w:color="auto" w:fill="FFFFFF"/>
              <w:tabs>
                <w:tab w:val="left" w:leader="dot" w:pos="5040"/>
              </w:tabs>
              <w:ind w:right="144"/>
              <w:jc w:val="right"/>
            </w:pPr>
          </w:p>
        </w:tc>
        <w:tc>
          <w:tcPr>
            <w:tcW w:w="1260" w:type="dxa"/>
            <w:tcBorders>
              <w:top w:val="nil"/>
              <w:left w:val="single" w:sz="6" w:space="0" w:color="auto"/>
              <w:bottom w:val="nil"/>
              <w:right w:val="nil"/>
            </w:tcBorders>
            <w:shd w:val="clear" w:color="auto" w:fill="FFFFFF"/>
            <w:vAlign w:val="bottom"/>
          </w:tcPr>
          <w:p w14:paraId="66A21DDA"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DDB" w14:textId="77777777" w:rsidR="004F2EE9" w:rsidRPr="009F59B1" w:rsidRDefault="004F2EE9" w:rsidP="00FE61E2">
            <w:pPr>
              <w:shd w:val="clear" w:color="auto" w:fill="FFFFFF"/>
              <w:tabs>
                <w:tab w:val="left" w:leader="dot" w:pos="5040"/>
              </w:tabs>
              <w:ind w:right="144"/>
              <w:jc w:val="right"/>
            </w:pPr>
          </w:p>
        </w:tc>
      </w:tr>
      <w:tr w:rsidR="004F2EE9" w:rsidRPr="009F59B1" w14:paraId="66A21DE1" w14:textId="77777777" w:rsidTr="00FE61E2">
        <w:trPr>
          <w:trHeight w:val="20"/>
          <w:jc w:val="center"/>
        </w:trPr>
        <w:tc>
          <w:tcPr>
            <w:tcW w:w="5130" w:type="dxa"/>
            <w:tcBorders>
              <w:top w:val="nil"/>
              <w:left w:val="nil"/>
              <w:bottom w:val="nil"/>
              <w:right w:val="nil"/>
            </w:tcBorders>
            <w:shd w:val="clear" w:color="auto" w:fill="FFFFFF"/>
          </w:tcPr>
          <w:p w14:paraId="66A21DDD" w14:textId="77777777" w:rsidR="004F2EE9" w:rsidRPr="009F59B1" w:rsidRDefault="004F2EE9" w:rsidP="0091688F">
            <w:pPr>
              <w:shd w:val="clear" w:color="auto" w:fill="FFFFFF"/>
              <w:tabs>
                <w:tab w:val="left" w:leader="dot" w:pos="5000"/>
              </w:tabs>
              <w:ind w:left="706" w:hanging="576"/>
            </w:pPr>
            <w:r w:rsidRPr="008A3AD8">
              <w:rPr>
                <w:szCs w:val="18"/>
              </w:rPr>
              <w:t>02. Contribution</w:t>
            </w:r>
            <w:r w:rsidR="00C92EA3" w:rsidRPr="008A3AD8">
              <w:rPr>
                <w:szCs w:val="18"/>
              </w:rPr>
              <w:t xml:space="preserve"> </w:t>
            </w:r>
            <w:r w:rsidRPr="008A3AD8">
              <w:rPr>
                <w:szCs w:val="18"/>
              </w:rPr>
              <w:t>to</w:t>
            </w:r>
            <w:r w:rsidR="00C92EA3" w:rsidRPr="008A3AD8">
              <w:rPr>
                <w:szCs w:val="18"/>
              </w:rPr>
              <w:t xml:space="preserve"> </w:t>
            </w:r>
            <w:r w:rsidRPr="008A3AD8">
              <w:rPr>
                <w:szCs w:val="18"/>
              </w:rPr>
              <w:t>International</w:t>
            </w:r>
            <w:r w:rsidR="00C92EA3" w:rsidRPr="008A3AD8">
              <w:rPr>
                <w:szCs w:val="18"/>
              </w:rPr>
              <w:t xml:space="preserve"> </w:t>
            </w:r>
            <w:r w:rsidRPr="008A3AD8">
              <w:rPr>
                <w:szCs w:val="18"/>
              </w:rPr>
              <w:t>Committee</w:t>
            </w:r>
            <w:r w:rsidR="00C92EA3" w:rsidRPr="008A3AD8">
              <w:rPr>
                <w:szCs w:val="18"/>
              </w:rPr>
              <w:t xml:space="preserve"> </w:t>
            </w:r>
            <w:r w:rsidRPr="008A3AD8">
              <w:rPr>
                <w:szCs w:val="18"/>
              </w:rPr>
              <w:t>for European Migration</w:t>
            </w:r>
            <w:r w:rsidRPr="008A3AD8">
              <w:rPr>
                <w:rFonts w:eastAsia="Times New Roman"/>
                <w:szCs w:val="18"/>
              </w:rPr>
              <w:t>—Fifth seminar 1981</w:t>
            </w:r>
            <w:r w:rsidR="00E13D08">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DDE" w14:textId="77777777" w:rsidR="004F2EE9" w:rsidRPr="009F59B1" w:rsidRDefault="004F2EE9" w:rsidP="00FE61E2">
            <w:pPr>
              <w:shd w:val="clear" w:color="auto" w:fill="FFFFFF"/>
              <w:tabs>
                <w:tab w:val="left" w:leader="dot" w:pos="5040"/>
              </w:tabs>
              <w:ind w:right="144"/>
              <w:jc w:val="right"/>
            </w:pPr>
            <w:r w:rsidRPr="008A3AD8">
              <w:rPr>
                <w:szCs w:val="18"/>
              </w:rPr>
              <w:t>1,500</w:t>
            </w:r>
          </w:p>
        </w:tc>
        <w:tc>
          <w:tcPr>
            <w:tcW w:w="1260" w:type="dxa"/>
            <w:tcBorders>
              <w:top w:val="nil"/>
              <w:left w:val="single" w:sz="6" w:space="0" w:color="auto"/>
              <w:bottom w:val="nil"/>
              <w:right w:val="nil"/>
            </w:tcBorders>
            <w:shd w:val="clear" w:color="auto" w:fill="FFFFFF"/>
            <w:vAlign w:val="bottom"/>
          </w:tcPr>
          <w:p w14:paraId="66A21DDF" w14:textId="77777777" w:rsidR="004F2EE9" w:rsidRPr="009F59B1" w:rsidRDefault="004F2EE9" w:rsidP="00FE61E2">
            <w:pPr>
              <w:shd w:val="clear" w:color="auto" w:fill="FFFFFF"/>
              <w:tabs>
                <w:tab w:val="left" w:leader="dot" w:pos="5040"/>
              </w:tabs>
              <w:ind w:right="144"/>
              <w:jc w:val="right"/>
            </w:pPr>
            <w:r w:rsidRPr="009F59B1">
              <w:t>..</w:t>
            </w:r>
          </w:p>
        </w:tc>
        <w:tc>
          <w:tcPr>
            <w:tcW w:w="1289" w:type="dxa"/>
            <w:tcBorders>
              <w:top w:val="nil"/>
              <w:left w:val="nil"/>
              <w:bottom w:val="nil"/>
              <w:right w:val="nil"/>
            </w:tcBorders>
            <w:shd w:val="clear" w:color="auto" w:fill="FFFFFF"/>
            <w:vAlign w:val="bottom"/>
          </w:tcPr>
          <w:p w14:paraId="66A21DE0" w14:textId="77777777" w:rsidR="004F2EE9" w:rsidRPr="009F59B1" w:rsidRDefault="004F2EE9" w:rsidP="00FE61E2">
            <w:pPr>
              <w:shd w:val="clear" w:color="auto" w:fill="FFFFFF"/>
              <w:tabs>
                <w:tab w:val="left" w:leader="dot" w:pos="5040"/>
              </w:tabs>
              <w:ind w:right="144"/>
              <w:jc w:val="right"/>
            </w:pPr>
            <w:r w:rsidRPr="009F59B1">
              <w:t>..</w:t>
            </w:r>
          </w:p>
        </w:tc>
      </w:tr>
      <w:tr w:rsidR="004F2EE9" w:rsidRPr="009F59B1" w14:paraId="66A21DE6" w14:textId="77777777" w:rsidTr="00FE61E2">
        <w:trPr>
          <w:trHeight w:val="20"/>
          <w:jc w:val="center"/>
        </w:trPr>
        <w:tc>
          <w:tcPr>
            <w:tcW w:w="5130" w:type="dxa"/>
            <w:tcBorders>
              <w:top w:val="nil"/>
              <w:left w:val="nil"/>
              <w:right w:val="nil"/>
            </w:tcBorders>
            <w:shd w:val="clear" w:color="auto" w:fill="FFFFFF"/>
          </w:tcPr>
          <w:p w14:paraId="66A21DE2" w14:textId="77777777" w:rsidR="004F2EE9" w:rsidRPr="009F59B1" w:rsidRDefault="004F2EE9" w:rsidP="0091688F">
            <w:pPr>
              <w:shd w:val="clear" w:color="auto" w:fill="FFFFFF"/>
              <w:tabs>
                <w:tab w:val="left" w:leader="dot" w:pos="5000"/>
              </w:tabs>
              <w:ind w:left="706" w:hanging="576"/>
            </w:pPr>
            <w:r w:rsidRPr="008A3AD8">
              <w:rPr>
                <w:szCs w:val="18"/>
              </w:rPr>
              <w:t>03. Italian Earthquake Appeal</w:t>
            </w:r>
            <w:r w:rsidRPr="008A3AD8">
              <w:rPr>
                <w:rFonts w:eastAsia="Times New Roman"/>
                <w:szCs w:val="18"/>
              </w:rPr>
              <w:t>—Contribution</w:t>
            </w:r>
            <w:r w:rsidR="00E13D08">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DE3" w14:textId="77777777" w:rsidR="004F2EE9" w:rsidRPr="009F59B1" w:rsidRDefault="004F2EE9" w:rsidP="00FE61E2">
            <w:pPr>
              <w:shd w:val="clear" w:color="auto" w:fill="FFFFFF"/>
              <w:tabs>
                <w:tab w:val="left" w:leader="dot" w:pos="5040"/>
              </w:tabs>
              <w:ind w:right="144"/>
              <w:jc w:val="right"/>
            </w:pPr>
            <w:r w:rsidRPr="008A3AD8">
              <w:rPr>
                <w:szCs w:val="18"/>
              </w:rPr>
              <w:t>723,500</w:t>
            </w:r>
          </w:p>
        </w:tc>
        <w:tc>
          <w:tcPr>
            <w:tcW w:w="1260" w:type="dxa"/>
            <w:tcBorders>
              <w:top w:val="nil"/>
              <w:left w:val="single" w:sz="6" w:space="0" w:color="auto"/>
              <w:bottom w:val="nil"/>
              <w:right w:val="nil"/>
            </w:tcBorders>
            <w:shd w:val="clear" w:color="auto" w:fill="FFFFFF"/>
            <w:vAlign w:val="bottom"/>
          </w:tcPr>
          <w:p w14:paraId="66A21DE4" w14:textId="77777777" w:rsidR="004F2EE9" w:rsidRPr="009F59B1" w:rsidRDefault="004F2EE9" w:rsidP="00FE61E2">
            <w:pPr>
              <w:shd w:val="clear" w:color="auto" w:fill="FFFFFF"/>
              <w:tabs>
                <w:tab w:val="left" w:leader="dot" w:pos="5040"/>
              </w:tabs>
              <w:ind w:right="144"/>
              <w:jc w:val="right"/>
            </w:pPr>
            <w:r w:rsidRPr="009F59B1">
              <w:t>..</w:t>
            </w:r>
          </w:p>
        </w:tc>
        <w:tc>
          <w:tcPr>
            <w:tcW w:w="1289" w:type="dxa"/>
            <w:tcBorders>
              <w:top w:val="nil"/>
              <w:left w:val="nil"/>
              <w:bottom w:val="nil"/>
              <w:right w:val="nil"/>
            </w:tcBorders>
            <w:shd w:val="clear" w:color="auto" w:fill="FFFFFF"/>
            <w:vAlign w:val="bottom"/>
          </w:tcPr>
          <w:p w14:paraId="66A21DE5" w14:textId="77777777" w:rsidR="004F2EE9" w:rsidRPr="009F59B1" w:rsidRDefault="004F2EE9" w:rsidP="00FE61E2">
            <w:pPr>
              <w:shd w:val="clear" w:color="auto" w:fill="FFFFFF"/>
              <w:tabs>
                <w:tab w:val="left" w:leader="dot" w:pos="5040"/>
              </w:tabs>
              <w:ind w:right="144"/>
              <w:jc w:val="right"/>
            </w:pPr>
            <w:r w:rsidRPr="009F59B1">
              <w:t>..</w:t>
            </w:r>
          </w:p>
        </w:tc>
      </w:tr>
      <w:tr w:rsidR="004F2EE9" w:rsidRPr="009F59B1" w14:paraId="66A21DEB" w14:textId="77777777" w:rsidTr="00FE61E2">
        <w:trPr>
          <w:trHeight w:val="20"/>
          <w:jc w:val="center"/>
        </w:trPr>
        <w:tc>
          <w:tcPr>
            <w:tcW w:w="5130" w:type="dxa"/>
            <w:tcBorders>
              <w:left w:val="nil"/>
              <w:right w:val="nil"/>
            </w:tcBorders>
            <w:shd w:val="clear" w:color="auto" w:fill="FFFFFF"/>
          </w:tcPr>
          <w:p w14:paraId="66A21DE7" w14:textId="77777777" w:rsidR="004F2EE9" w:rsidRPr="009F59B1" w:rsidRDefault="00F2277B" w:rsidP="00E13D08">
            <w:pPr>
              <w:shd w:val="clear" w:color="auto" w:fill="FFFFFF"/>
              <w:tabs>
                <w:tab w:val="left" w:leader="dot" w:pos="500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878</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DE8" w14:textId="77777777" w:rsidR="004F2EE9" w:rsidRPr="009F59B1" w:rsidRDefault="004F2EE9" w:rsidP="00FE61E2">
            <w:pPr>
              <w:shd w:val="clear" w:color="auto" w:fill="FFFFFF"/>
              <w:tabs>
                <w:tab w:val="left" w:leader="dot" w:pos="5040"/>
              </w:tabs>
              <w:ind w:right="144"/>
              <w:jc w:val="right"/>
            </w:pPr>
            <w:r w:rsidRPr="008A3AD8">
              <w:rPr>
                <w:b/>
                <w:bCs/>
                <w:szCs w:val="18"/>
              </w:rPr>
              <w:t>725,000</w:t>
            </w:r>
          </w:p>
        </w:tc>
        <w:tc>
          <w:tcPr>
            <w:tcW w:w="1260" w:type="dxa"/>
            <w:tcBorders>
              <w:top w:val="nil"/>
              <w:left w:val="single" w:sz="6" w:space="0" w:color="auto"/>
              <w:bottom w:val="nil"/>
              <w:right w:val="nil"/>
            </w:tcBorders>
            <w:shd w:val="clear" w:color="auto" w:fill="FFFFFF"/>
            <w:vAlign w:val="bottom"/>
          </w:tcPr>
          <w:p w14:paraId="66A21DE9"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DEA" w14:textId="77777777" w:rsidR="004F2EE9" w:rsidRPr="009F59B1" w:rsidRDefault="004F2EE9" w:rsidP="00FE61E2">
            <w:pPr>
              <w:shd w:val="clear" w:color="auto" w:fill="FFFFFF"/>
              <w:tabs>
                <w:tab w:val="left" w:leader="dot" w:pos="5040"/>
              </w:tabs>
              <w:ind w:right="144"/>
              <w:jc w:val="right"/>
            </w:pPr>
          </w:p>
        </w:tc>
      </w:tr>
      <w:tr w:rsidR="004F2EE9" w:rsidRPr="009F59B1" w14:paraId="66A21DF0" w14:textId="77777777" w:rsidTr="00FE61E2">
        <w:trPr>
          <w:trHeight w:val="20"/>
          <w:jc w:val="center"/>
        </w:trPr>
        <w:tc>
          <w:tcPr>
            <w:tcW w:w="5130" w:type="dxa"/>
            <w:tcBorders>
              <w:left w:val="nil"/>
              <w:bottom w:val="single" w:sz="6" w:space="0" w:color="auto"/>
              <w:right w:val="nil"/>
            </w:tcBorders>
            <w:shd w:val="clear" w:color="auto" w:fill="FFFFFF"/>
          </w:tcPr>
          <w:p w14:paraId="66A21DEC" w14:textId="77777777" w:rsidR="004F2EE9" w:rsidRPr="009F59B1" w:rsidRDefault="004F2EE9" w:rsidP="00E13D08">
            <w:pPr>
              <w:shd w:val="clear" w:color="auto" w:fill="FFFFFF"/>
              <w:tabs>
                <w:tab w:val="left" w:leader="dot" w:pos="5000"/>
              </w:tabs>
              <w:spacing w:before="60" w:after="60"/>
              <w:jc w:val="both"/>
            </w:pPr>
            <w:r w:rsidRPr="008A3AD8">
              <w:rPr>
                <w:b/>
                <w:bCs/>
                <w:szCs w:val="18"/>
              </w:rPr>
              <w:t>Total: Department of Immigration and Ethnic Affairs</w:t>
            </w:r>
            <w:r w:rsidR="00E13D08">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DED" w14:textId="77777777" w:rsidR="004F2EE9" w:rsidRPr="009F59B1" w:rsidRDefault="004F2EE9" w:rsidP="00E13D08">
            <w:pPr>
              <w:shd w:val="clear" w:color="auto" w:fill="FFFFFF"/>
              <w:tabs>
                <w:tab w:val="left" w:leader="dot" w:pos="5040"/>
              </w:tabs>
              <w:spacing w:before="60" w:after="60"/>
              <w:ind w:right="144"/>
              <w:jc w:val="right"/>
            </w:pPr>
            <w:r w:rsidRPr="008A3AD8">
              <w:rPr>
                <w:b/>
                <w:bCs/>
                <w:szCs w:val="18"/>
              </w:rPr>
              <w:t>1,098,000</w:t>
            </w:r>
          </w:p>
        </w:tc>
        <w:tc>
          <w:tcPr>
            <w:tcW w:w="1260" w:type="dxa"/>
            <w:tcBorders>
              <w:top w:val="nil"/>
              <w:left w:val="single" w:sz="6" w:space="0" w:color="auto"/>
              <w:bottom w:val="single" w:sz="6" w:space="0" w:color="auto"/>
              <w:right w:val="nil"/>
            </w:tcBorders>
            <w:shd w:val="clear" w:color="auto" w:fill="FFFFFF"/>
            <w:vAlign w:val="bottom"/>
          </w:tcPr>
          <w:p w14:paraId="66A21DEE" w14:textId="77777777" w:rsidR="004F2EE9" w:rsidRPr="009F59B1" w:rsidRDefault="004F2EE9" w:rsidP="00FE61E2">
            <w:pPr>
              <w:shd w:val="clear" w:color="auto" w:fill="FFFFFF"/>
              <w:tabs>
                <w:tab w:val="left" w:leader="dot" w:pos="5040"/>
              </w:tabs>
              <w:ind w:right="144"/>
              <w:jc w:val="right"/>
            </w:pPr>
          </w:p>
        </w:tc>
        <w:tc>
          <w:tcPr>
            <w:tcW w:w="1289" w:type="dxa"/>
            <w:tcBorders>
              <w:top w:val="nil"/>
              <w:left w:val="nil"/>
              <w:bottom w:val="single" w:sz="6" w:space="0" w:color="auto"/>
              <w:right w:val="nil"/>
            </w:tcBorders>
            <w:shd w:val="clear" w:color="auto" w:fill="FFFFFF"/>
            <w:vAlign w:val="bottom"/>
          </w:tcPr>
          <w:p w14:paraId="66A21DEF" w14:textId="77777777" w:rsidR="004F2EE9" w:rsidRPr="009F59B1" w:rsidRDefault="004F2EE9" w:rsidP="00FE61E2">
            <w:pPr>
              <w:shd w:val="clear" w:color="auto" w:fill="FFFFFF"/>
              <w:tabs>
                <w:tab w:val="left" w:leader="dot" w:pos="5040"/>
              </w:tabs>
              <w:ind w:right="144"/>
              <w:jc w:val="right"/>
            </w:pPr>
          </w:p>
        </w:tc>
      </w:tr>
    </w:tbl>
    <w:p w14:paraId="66A21DF1" w14:textId="77777777" w:rsidR="004F2EE9" w:rsidRPr="009F59B1" w:rsidRDefault="009F59B1" w:rsidP="00B84B21">
      <w:pPr>
        <w:shd w:val="clear" w:color="auto" w:fill="FFFFFF"/>
        <w:tabs>
          <w:tab w:val="left" w:leader="dot" w:pos="5040"/>
        </w:tabs>
        <w:spacing w:after="120"/>
        <w:jc w:val="center"/>
      </w:pPr>
      <w:r w:rsidRPr="009F59B1">
        <w:br w:type="page"/>
      </w:r>
      <w:r w:rsidR="004F2EE9" w:rsidRPr="009F59B1">
        <w:rPr>
          <w:i/>
          <w:iCs/>
        </w:rPr>
        <w:lastRenderedPageBreak/>
        <w:t>Departments and Services</w:t>
      </w:r>
      <w:r w:rsidR="004F2EE9" w:rsidRPr="009F59B1">
        <w:rPr>
          <w:rFonts w:eastAsia="Times New Roman"/>
        </w:rPr>
        <w:t>—</w:t>
      </w:r>
      <w:r w:rsidR="004F2EE9" w:rsidRPr="009F59B1">
        <w:rPr>
          <w:rFonts w:eastAsia="Times New Roman"/>
          <w:i/>
          <w:iCs/>
        </w:rPr>
        <w:t>continued</w:t>
      </w:r>
    </w:p>
    <w:p w14:paraId="66A21DF2" w14:textId="77777777" w:rsidR="004F2EE9" w:rsidRPr="009F59B1" w:rsidRDefault="004F2EE9" w:rsidP="00D3084C">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52"/>
        <w:gridCol w:w="1229"/>
      </w:tblGrid>
      <w:tr w:rsidR="004F2EE9" w:rsidRPr="009F59B1" w14:paraId="66A21DF6" w14:textId="77777777" w:rsidTr="00C451FC">
        <w:trPr>
          <w:trHeight w:val="20"/>
          <w:jc w:val="center"/>
        </w:trPr>
        <w:tc>
          <w:tcPr>
            <w:tcW w:w="5220" w:type="dxa"/>
            <w:tcBorders>
              <w:top w:val="single" w:sz="6" w:space="0" w:color="auto"/>
              <w:left w:val="nil"/>
              <w:bottom w:val="nil"/>
              <w:right w:val="nil"/>
            </w:tcBorders>
            <w:shd w:val="clear" w:color="auto" w:fill="FFFFFF"/>
          </w:tcPr>
          <w:p w14:paraId="66A21DF3"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DF4" w14:textId="77777777" w:rsidR="004F2EE9" w:rsidRPr="009F59B1" w:rsidRDefault="004F2EE9" w:rsidP="00D3084C">
            <w:pPr>
              <w:shd w:val="clear" w:color="auto" w:fill="FFFFFF"/>
              <w:tabs>
                <w:tab w:val="left" w:leader="dot" w:pos="5040"/>
              </w:tabs>
            </w:pPr>
          </w:p>
        </w:tc>
        <w:tc>
          <w:tcPr>
            <w:tcW w:w="2459" w:type="dxa"/>
            <w:gridSpan w:val="2"/>
            <w:tcBorders>
              <w:top w:val="single" w:sz="6" w:space="0" w:color="auto"/>
              <w:left w:val="single" w:sz="6" w:space="0" w:color="auto"/>
              <w:bottom w:val="single" w:sz="6" w:space="0" w:color="auto"/>
              <w:right w:val="nil"/>
            </w:tcBorders>
            <w:shd w:val="clear" w:color="auto" w:fill="FFFFFF"/>
          </w:tcPr>
          <w:p w14:paraId="66A21DF5" w14:textId="77777777" w:rsidR="004F2EE9" w:rsidRPr="009F59B1" w:rsidRDefault="004F2EE9" w:rsidP="0091688F">
            <w:pPr>
              <w:shd w:val="clear" w:color="auto" w:fill="FFFFFF"/>
              <w:tabs>
                <w:tab w:val="left" w:leader="dot" w:pos="5040"/>
              </w:tabs>
              <w:ind w:left="115" w:firstLine="14"/>
            </w:pPr>
            <w:r w:rsidRPr="008A3AD8">
              <w:rPr>
                <w:szCs w:val="18"/>
              </w:rPr>
              <w:t>Information with respect to previous appropriation and expenditure</w:t>
            </w:r>
          </w:p>
        </w:tc>
      </w:tr>
      <w:tr w:rsidR="004F2EE9" w:rsidRPr="009F59B1" w14:paraId="66A21DFB" w14:textId="77777777" w:rsidTr="00C451FC">
        <w:trPr>
          <w:trHeight w:val="20"/>
          <w:jc w:val="center"/>
        </w:trPr>
        <w:tc>
          <w:tcPr>
            <w:tcW w:w="5220" w:type="dxa"/>
            <w:tcBorders>
              <w:top w:val="nil"/>
              <w:left w:val="nil"/>
              <w:right w:val="nil"/>
            </w:tcBorders>
            <w:shd w:val="clear" w:color="auto" w:fill="FFFFFF"/>
          </w:tcPr>
          <w:p w14:paraId="66A21DF7" w14:textId="77777777" w:rsidR="004F2EE9" w:rsidRPr="009F59B1" w:rsidRDefault="004F2EE9" w:rsidP="00D3084C">
            <w:pPr>
              <w:shd w:val="clear" w:color="auto" w:fill="FFFFFF"/>
              <w:tabs>
                <w:tab w:val="left" w:leader="dot" w:pos="5040"/>
              </w:tabs>
            </w:pPr>
          </w:p>
        </w:tc>
        <w:tc>
          <w:tcPr>
            <w:tcW w:w="1350" w:type="dxa"/>
            <w:tcBorders>
              <w:top w:val="nil"/>
              <w:left w:val="nil"/>
              <w:bottom w:val="single" w:sz="6" w:space="0" w:color="auto"/>
              <w:right w:val="single" w:sz="6" w:space="0" w:color="auto"/>
            </w:tcBorders>
            <w:shd w:val="clear" w:color="auto" w:fill="FFFFFF"/>
            <w:vAlign w:val="bottom"/>
          </w:tcPr>
          <w:p w14:paraId="66A21DF8" w14:textId="77777777" w:rsidR="004F2EE9" w:rsidRPr="009F59B1" w:rsidRDefault="004F2EE9" w:rsidP="00B84B21">
            <w:pPr>
              <w:shd w:val="clear" w:color="auto" w:fill="FFFFFF"/>
              <w:tabs>
                <w:tab w:val="left" w:leader="dot" w:pos="5040"/>
              </w:tabs>
              <w:ind w:right="144"/>
              <w:jc w:val="right"/>
            </w:pPr>
            <w:r w:rsidRPr="008A3AD8">
              <w:rPr>
                <w:szCs w:val="18"/>
              </w:rPr>
              <w:t>Additional</w:t>
            </w:r>
            <w:r w:rsidR="00C451FC">
              <w:t xml:space="preserve"> </w:t>
            </w:r>
            <w:r w:rsidRPr="008A3AD8">
              <w:rPr>
                <w:szCs w:val="18"/>
              </w:rPr>
              <w:t>appropriation</w:t>
            </w:r>
            <w:r w:rsidR="00C451FC">
              <w:t xml:space="preserve"> </w:t>
            </w:r>
            <w:r w:rsidRPr="008A3AD8">
              <w:rPr>
                <w:szCs w:val="18"/>
              </w:rPr>
              <w:t>for 1980-81</w:t>
            </w:r>
          </w:p>
        </w:tc>
        <w:tc>
          <w:tcPr>
            <w:tcW w:w="1241" w:type="dxa"/>
            <w:tcBorders>
              <w:top w:val="single" w:sz="6" w:space="0" w:color="auto"/>
              <w:left w:val="single" w:sz="6" w:space="0" w:color="auto"/>
              <w:bottom w:val="single" w:sz="6" w:space="0" w:color="auto"/>
              <w:right w:val="nil"/>
            </w:tcBorders>
            <w:shd w:val="clear" w:color="auto" w:fill="FFFFFF"/>
            <w:vAlign w:val="bottom"/>
          </w:tcPr>
          <w:p w14:paraId="66A21DF9" w14:textId="77777777" w:rsidR="004F2EE9" w:rsidRPr="009F59B1" w:rsidRDefault="004F2EE9" w:rsidP="00B84B21">
            <w:pPr>
              <w:shd w:val="clear" w:color="auto" w:fill="FFFFFF"/>
              <w:tabs>
                <w:tab w:val="left" w:leader="dot" w:pos="5040"/>
              </w:tabs>
              <w:ind w:right="144"/>
              <w:jc w:val="right"/>
            </w:pPr>
            <w:r w:rsidRPr="008A3AD8">
              <w:rPr>
                <w:szCs w:val="18"/>
              </w:rPr>
              <w:t>Appropriation made by Appropriation</w:t>
            </w:r>
            <w:r w:rsidR="00C451FC">
              <w:t xml:space="preserve"> </w:t>
            </w:r>
            <w:r w:rsidRPr="008A3AD8">
              <w:rPr>
                <w:szCs w:val="18"/>
              </w:rPr>
              <w:t>Act (No. 2)</w:t>
            </w:r>
            <w:r w:rsidR="00C451FC">
              <w:t xml:space="preserve"> </w:t>
            </w:r>
            <w:r w:rsidRPr="008A3AD8">
              <w:rPr>
                <w:szCs w:val="18"/>
              </w:rPr>
              <w:t>1980-81</w:t>
            </w:r>
          </w:p>
        </w:tc>
        <w:tc>
          <w:tcPr>
            <w:tcW w:w="1218" w:type="dxa"/>
            <w:tcBorders>
              <w:top w:val="single" w:sz="6" w:space="0" w:color="auto"/>
              <w:left w:val="nil"/>
              <w:bottom w:val="single" w:sz="6" w:space="0" w:color="auto"/>
              <w:right w:val="nil"/>
            </w:tcBorders>
            <w:shd w:val="clear" w:color="auto" w:fill="FFFFFF"/>
            <w:vAlign w:val="bottom"/>
          </w:tcPr>
          <w:p w14:paraId="66A21DFA" w14:textId="77777777" w:rsidR="004F2EE9" w:rsidRPr="009F59B1" w:rsidRDefault="004F2EE9" w:rsidP="00B84B21">
            <w:pPr>
              <w:shd w:val="clear" w:color="auto" w:fill="FFFFFF"/>
              <w:tabs>
                <w:tab w:val="left" w:leader="dot" w:pos="5040"/>
              </w:tabs>
              <w:ind w:right="144"/>
              <w:jc w:val="right"/>
            </w:pPr>
            <w:r w:rsidRPr="008A3AD8">
              <w:rPr>
                <w:szCs w:val="18"/>
              </w:rPr>
              <w:t>Expenditure for 1979-80</w:t>
            </w:r>
          </w:p>
        </w:tc>
      </w:tr>
      <w:tr w:rsidR="004F2EE9" w:rsidRPr="009F59B1" w14:paraId="66A21E00" w14:textId="77777777" w:rsidTr="00C451FC">
        <w:trPr>
          <w:trHeight w:val="20"/>
          <w:jc w:val="center"/>
        </w:trPr>
        <w:tc>
          <w:tcPr>
            <w:tcW w:w="5220" w:type="dxa"/>
            <w:tcBorders>
              <w:left w:val="nil"/>
              <w:bottom w:val="nil"/>
              <w:right w:val="nil"/>
            </w:tcBorders>
            <w:shd w:val="clear" w:color="auto" w:fill="FFFFFF"/>
          </w:tcPr>
          <w:p w14:paraId="66A21DFC"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DFD"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41" w:type="dxa"/>
            <w:tcBorders>
              <w:top w:val="single" w:sz="6" w:space="0" w:color="auto"/>
              <w:left w:val="single" w:sz="6" w:space="0" w:color="auto"/>
              <w:bottom w:val="nil"/>
              <w:right w:val="nil"/>
            </w:tcBorders>
            <w:shd w:val="clear" w:color="auto" w:fill="FFFFFF"/>
          </w:tcPr>
          <w:p w14:paraId="66A21DFE" w14:textId="77777777" w:rsidR="004F2EE9" w:rsidRPr="009F59B1" w:rsidRDefault="00657B62" w:rsidP="00D3084C">
            <w:pPr>
              <w:shd w:val="clear" w:color="auto" w:fill="FFFFFF"/>
              <w:tabs>
                <w:tab w:val="left" w:leader="dot" w:pos="5040"/>
              </w:tabs>
              <w:ind w:right="144"/>
              <w:jc w:val="right"/>
            </w:pPr>
            <w:r w:rsidRPr="00657B62">
              <w:rPr>
                <w:szCs w:val="22"/>
              </w:rPr>
              <w:t>$</w:t>
            </w:r>
          </w:p>
        </w:tc>
        <w:tc>
          <w:tcPr>
            <w:tcW w:w="1218" w:type="dxa"/>
            <w:tcBorders>
              <w:top w:val="single" w:sz="6" w:space="0" w:color="auto"/>
              <w:left w:val="nil"/>
              <w:bottom w:val="nil"/>
              <w:right w:val="nil"/>
            </w:tcBorders>
            <w:shd w:val="clear" w:color="auto" w:fill="FFFFFF"/>
          </w:tcPr>
          <w:p w14:paraId="66A21DFF" w14:textId="77777777" w:rsidR="004F2EE9" w:rsidRPr="009F59B1" w:rsidRDefault="00657B62" w:rsidP="00D3084C">
            <w:pPr>
              <w:shd w:val="clear" w:color="auto" w:fill="FFFFFF"/>
              <w:tabs>
                <w:tab w:val="left" w:leader="dot" w:pos="5040"/>
              </w:tabs>
              <w:ind w:right="144"/>
              <w:jc w:val="right"/>
            </w:pPr>
            <w:r w:rsidRPr="00657B62">
              <w:rPr>
                <w:szCs w:val="18"/>
              </w:rPr>
              <w:t>$</w:t>
            </w:r>
          </w:p>
        </w:tc>
      </w:tr>
      <w:tr w:rsidR="004F2EE9" w:rsidRPr="009F59B1" w14:paraId="66A21E05" w14:textId="77777777" w:rsidTr="00C451FC">
        <w:trPr>
          <w:trHeight w:val="20"/>
          <w:jc w:val="center"/>
        </w:trPr>
        <w:tc>
          <w:tcPr>
            <w:tcW w:w="5220" w:type="dxa"/>
            <w:tcBorders>
              <w:top w:val="nil"/>
              <w:left w:val="nil"/>
              <w:bottom w:val="nil"/>
              <w:right w:val="nil"/>
            </w:tcBorders>
            <w:shd w:val="clear" w:color="auto" w:fill="FFFFFF"/>
          </w:tcPr>
          <w:p w14:paraId="66A21E01" w14:textId="77777777" w:rsidR="004F2EE9" w:rsidRPr="009F59B1" w:rsidRDefault="004F2EE9" w:rsidP="00D3084C">
            <w:pPr>
              <w:shd w:val="clear" w:color="auto" w:fill="FFFFFF"/>
              <w:tabs>
                <w:tab w:val="left" w:leader="dot" w:pos="5040"/>
              </w:tabs>
              <w:jc w:val="both"/>
            </w:pPr>
            <w:r w:rsidRPr="008A3AD8">
              <w:rPr>
                <w:b/>
                <w:bCs/>
                <w:szCs w:val="18"/>
              </w:rPr>
              <w:t>DEPARTMENT OF INDUSTRY AND COMMERCE</w:t>
            </w:r>
          </w:p>
        </w:tc>
        <w:tc>
          <w:tcPr>
            <w:tcW w:w="1350" w:type="dxa"/>
            <w:tcBorders>
              <w:top w:val="nil"/>
              <w:left w:val="nil"/>
              <w:bottom w:val="nil"/>
              <w:right w:val="single" w:sz="6" w:space="0" w:color="auto"/>
            </w:tcBorders>
            <w:shd w:val="clear" w:color="auto" w:fill="FFFFFF"/>
            <w:vAlign w:val="bottom"/>
          </w:tcPr>
          <w:p w14:paraId="66A21E02" w14:textId="77777777" w:rsidR="004F2EE9" w:rsidRPr="009F59B1" w:rsidRDefault="004F2EE9" w:rsidP="00C451FC">
            <w:pPr>
              <w:shd w:val="clear" w:color="auto" w:fill="FFFFFF"/>
              <w:tabs>
                <w:tab w:val="left" w:leader="dot" w:pos="5040"/>
              </w:tabs>
              <w:ind w:right="144"/>
              <w:jc w:val="right"/>
            </w:pPr>
          </w:p>
        </w:tc>
        <w:tc>
          <w:tcPr>
            <w:tcW w:w="1241" w:type="dxa"/>
            <w:tcBorders>
              <w:top w:val="nil"/>
              <w:left w:val="single" w:sz="6" w:space="0" w:color="auto"/>
              <w:bottom w:val="nil"/>
              <w:right w:val="nil"/>
            </w:tcBorders>
            <w:shd w:val="clear" w:color="auto" w:fill="FFFFFF"/>
            <w:vAlign w:val="bottom"/>
          </w:tcPr>
          <w:p w14:paraId="66A21E03"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04" w14:textId="77777777" w:rsidR="004F2EE9" w:rsidRPr="009F59B1" w:rsidRDefault="004F2EE9" w:rsidP="00C451FC">
            <w:pPr>
              <w:shd w:val="clear" w:color="auto" w:fill="FFFFFF"/>
              <w:tabs>
                <w:tab w:val="left" w:leader="dot" w:pos="5040"/>
              </w:tabs>
              <w:ind w:right="144"/>
              <w:jc w:val="right"/>
            </w:pPr>
          </w:p>
        </w:tc>
      </w:tr>
      <w:tr w:rsidR="004F2EE9" w:rsidRPr="009F59B1" w14:paraId="66A21E0A" w14:textId="77777777" w:rsidTr="00C451FC">
        <w:trPr>
          <w:trHeight w:val="20"/>
          <w:jc w:val="center"/>
        </w:trPr>
        <w:tc>
          <w:tcPr>
            <w:tcW w:w="5220" w:type="dxa"/>
            <w:tcBorders>
              <w:top w:val="nil"/>
              <w:left w:val="nil"/>
              <w:bottom w:val="nil"/>
              <w:right w:val="nil"/>
            </w:tcBorders>
            <w:shd w:val="clear" w:color="auto" w:fill="FFFFFF"/>
          </w:tcPr>
          <w:p w14:paraId="66A21E06" w14:textId="77777777" w:rsidR="004F2EE9" w:rsidRPr="009F59B1" w:rsidRDefault="004F2EE9" w:rsidP="001E6B55">
            <w:pPr>
              <w:shd w:val="clear" w:color="auto" w:fill="FFFFFF"/>
              <w:tabs>
                <w:tab w:val="left" w:leader="dot" w:pos="5040"/>
              </w:tabs>
              <w:spacing w:before="60"/>
              <w:jc w:val="both"/>
            </w:pPr>
            <w:r w:rsidRPr="008A3AD8">
              <w:rPr>
                <w:smallCaps/>
                <w:szCs w:val="18"/>
              </w:rPr>
              <w:t xml:space="preserve">Division </w:t>
            </w:r>
            <w:r w:rsidRPr="008A3AD8">
              <w:rPr>
                <w:szCs w:val="18"/>
              </w:rPr>
              <w:t>888.</w:t>
            </w:r>
            <w:r w:rsidRPr="008A3AD8">
              <w:rPr>
                <w:rFonts w:eastAsia="Times New Roman"/>
                <w:szCs w:val="18"/>
              </w:rPr>
              <w:t>—OTHER SERVICES</w:t>
            </w:r>
          </w:p>
        </w:tc>
        <w:tc>
          <w:tcPr>
            <w:tcW w:w="1350" w:type="dxa"/>
            <w:tcBorders>
              <w:top w:val="nil"/>
              <w:left w:val="nil"/>
              <w:bottom w:val="nil"/>
              <w:right w:val="single" w:sz="6" w:space="0" w:color="auto"/>
            </w:tcBorders>
            <w:shd w:val="clear" w:color="auto" w:fill="FFFFFF"/>
            <w:vAlign w:val="bottom"/>
          </w:tcPr>
          <w:p w14:paraId="66A21E07" w14:textId="77777777" w:rsidR="004F2EE9" w:rsidRPr="009F59B1" w:rsidRDefault="004F2EE9" w:rsidP="00C451FC">
            <w:pPr>
              <w:shd w:val="clear" w:color="auto" w:fill="FFFFFF"/>
              <w:tabs>
                <w:tab w:val="left" w:leader="dot" w:pos="5040"/>
              </w:tabs>
              <w:ind w:right="144"/>
              <w:jc w:val="right"/>
            </w:pPr>
          </w:p>
        </w:tc>
        <w:tc>
          <w:tcPr>
            <w:tcW w:w="1241" w:type="dxa"/>
            <w:tcBorders>
              <w:top w:val="nil"/>
              <w:left w:val="single" w:sz="6" w:space="0" w:color="auto"/>
              <w:bottom w:val="nil"/>
              <w:right w:val="nil"/>
            </w:tcBorders>
            <w:shd w:val="clear" w:color="auto" w:fill="FFFFFF"/>
            <w:vAlign w:val="bottom"/>
          </w:tcPr>
          <w:p w14:paraId="66A21E08"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09" w14:textId="77777777" w:rsidR="004F2EE9" w:rsidRPr="009F59B1" w:rsidRDefault="004F2EE9" w:rsidP="00C451FC">
            <w:pPr>
              <w:shd w:val="clear" w:color="auto" w:fill="FFFFFF"/>
              <w:tabs>
                <w:tab w:val="left" w:leader="dot" w:pos="5040"/>
              </w:tabs>
              <w:ind w:right="144"/>
              <w:jc w:val="right"/>
            </w:pPr>
          </w:p>
        </w:tc>
      </w:tr>
      <w:tr w:rsidR="004F2EE9" w:rsidRPr="009F59B1" w14:paraId="66A21E0F" w14:textId="77777777" w:rsidTr="00C451FC">
        <w:trPr>
          <w:trHeight w:val="20"/>
          <w:jc w:val="center"/>
        </w:trPr>
        <w:tc>
          <w:tcPr>
            <w:tcW w:w="5220" w:type="dxa"/>
            <w:tcBorders>
              <w:top w:val="nil"/>
              <w:left w:val="nil"/>
              <w:bottom w:val="nil"/>
              <w:right w:val="nil"/>
            </w:tcBorders>
            <w:shd w:val="clear" w:color="auto" w:fill="FFFFFF"/>
          </w:tcPr>
          <w:p w14:paraId="66A21E0B" w14:textId="77777777" w:rsidR="004F2EE9" w:rsidRPr="009F59B1" w:rsidRDefault="004F2EE9" w:rsidP="0091688F">
            <w:pPr>
              <w:shd w:val="clear" w:color="auto" w:fill="FFFFFF"/>
              <w:tabs>
                <w:tab w:val="left" w:leader="dot" w:pos="5040"/>
              </w:tabs>
              <w:ind w:left="734" w:hanging="576"/>
            </w:pPr>
            <w:r w:rsidRPr="008A3AD8">
              <w:rPr>
                <w:szCs w:val="18"/>
              </w:rPr>
              <w:t>01. United Nations Industrial Development Organisation</w:t>
            </w:r>
            <w:r w:rsidRPr="008A3AD8">
              <w:rPr>
                <w:rFonts w:eastAsia="Times New Roman"/>
                <w:szCs w:val="18"/>
              </w:rPr>
              <w:t>—Workshop</w:t>
            </w:r>
            <w:r w:rsidR="00C92EA3" w:rsidRPr="008A3AD8">
              <w:rPr>
                <w:rFonts w:eastAsia="Times New Roman"/>
                <w:szCs w:val="18"/>
              </w:rPr>
              <w:t xml:space="preserve"> </w:t>
            </w:r>
            <w:r w:rsidRPr="008A3AD8">
              <w:rPr>
                <w:rFonts w:eastAsia="Times New Roman"/>
                <w:szCs w:val="18"/>
              </w:rPr>
              <w:t>on</w:t>
            </w:r>
            <w:r w:rsidR="00C92EA3" w:rsidRPr="008A3AD8">
              <w:rPr>
                <w:rFonts w:eastAsia="Times New Roman"/>
                <w:szCs w:val="18"/>
              </w:rPr>
              <w:t xml:space="preserve"> </w:t>
            </w:r>
            <w:r w:rsidRPr="008A3AD8">
              <w:rPr>
                <w:rFonts w:eastAsia="Times New Roman"/>
                <w:szCs w:val="18"/>
              </w:rPr>
              <w:t>cement</w:t>
            </w:r>
            <w:r w:rsidR="00C92EA3" w:rsidRPr="008A3AD8">
              <w:rPr>
                <w:rFonts w:eastAsia="Times New Roman"/>
                <w:szCs w:val="18"/>
              </w:rPr>
              <w:t xml:space="preserve"> </w:t>
            </w:r>
            <w:r w:rsidRPr="008A3AD8">
              <w:rPr>
                <w:rFonts w:eastAsia="Times New Roman"/>
                <w:szCs w:val="18"/>
              </w:rPr>
              <w:t>and</w:t>
            </w:r>
            <w:r w:rsidR="00C92EA3" w:rsidRPr="008A3AD8">
              <w:rPr>
                <w:rFonts w:eastAsia="Times New Roman"/>
                <w:szCs w:val="18"/>
              </w:rPr>
              <w:t xml:space="preserve"> </w:t>
            </w:r>
            <w:r w:rsidRPr="008A3AD8">
              <w:rPr>
                <w:rFonts w:eastAsia="Times New Roman"/>
                <w:szCs w:val="18"/>
              </w:rPr>
              <w:t>concrete products—Australia 1981</w:t>
            </w:r>
            <w:r w:rsidR="001E6B55">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E0C" w14:textId="77777777" w:rsidR="004F2EE9" w:rsidRPr="009F59B1" w:rsidRDefault="004F2EE9" w:rsidP="00C451FC">
            <w:pPr>
              <w:shd w:val="clear" w:color="auto" w:fill="FFFFFF"/>
              <w:tabs>
                <w:tab w:val="left" w:leader="dot" w:pos="5040"/>
              </w:tabs>
              <w:ind w:right="144"/>
              <w:jc w:val="right"/>
            </w:pPr>
            <w:r w:rsidRPr="008A3AD8">
              <w:rPr>
                <w:szCs w:val="18"/>
              </w:rPr>
              <w:t>40,000</w:t>
            </w:r>
          </w:p>
        </w:tc>
        <w:tc>
          <w:tcPr>
            <w:tcW w:w="1241" w:type="dxa"/>
            <w:tcBorders>
              <w:top w:val="nil"/>
              <w:left w:val="single" w:sz="6" w:space="0" w:color="auto"/>
              <w:bottom w:val="nil"/>
              <w:right w:val="nil"/>
            </w:tcBorders>
            <w:shd w:val="clear" w:color="auto" w:fill="FFFFFF"/>
            <w:vAlign w:val="bottom"/>
          </w:tcPr>
          <w:p w14:paraId="66A21E0D" w14:textId="77777777" w:rsidR="004F2EE9" w:rsidRPr="009F59B1" w:rsidRDefault="004F2EE9" w:rsidP="00C451FC">
            <w:pPr>
              <w:shd w:val="clear" w:color="auto" w:fill="FFFFFF"/>
              <w:tabs>
                <w:tab w:val="left" w:leader="dot" w:pos="5040"/>
              </w:tabs>
              <w:ind w:right="144"/>
              <w:jc w:val="right"/>
            </w:pPr>
            <w:r w:rsidRPr="009F59B1">
              <w:t>..</w:t>
            </w:r>
          </w:p>
        </w:tc>
        <w:tc>
          <w:tcPr>
            <w:tcW w:w="1218" w:type="dxa"/>
            <w:tcBorders>
              <w:top w:val="nil"/>
              <w:left w:val="nil"/>
              <w:bottom w:val="nil"/>
              <w:right w:val="nil"/>
            </w:tcBorders>
            <w:shd w:val="clear" w:color="auto" w:fill="FFFFFF"/>
            <w:vAlign w:val="bottom"/>
          </w:tcPr>
          <w:p w14:paraId="66A21E0E" w14:textId="77777777" w:rsidR="004F2EE9" w:rsidRPr="009F59B1" w:rsidRDefault="004F2EE9" w:rsidP="00C451FC">
            <w:pPr>
              <w:shd w:val="clear" w:color="auto" w:fill="FFFFFF"/>
              <w:tabs>
                <w:tab w:val="left" w:leader="dot" w:pos="5040"/>
              </w:tabs>
              <w:ind w:right="144"/>
              <w:jc w:val="right"/>
            </w:pPr>
            <w:r w:rsidRPr="009F59B1">
              <w:t>..</w:t>
            </w:r>
          </w:p>
        </w:tc>
      </w:tr>
      <w:tr w:rsidR="004F2EE9" w:rsidRPr="009F59B1" w14:paraId="66A21E14" w14:textId="77777777" w:rsidTr="00C451FC">
        <w:trPr>
          <w:trHeight w:val="20"/>
          <w:jc w:val="center"/>
        </w:trPr>
        <w:tc>
          <w:tcPr>
            <w:tcW w:w="5220" w:type="dxa"/>
            <w:tcBorders>
              <w:top w:val="nil"/>
              <w:left w:val="nil"/>
              <w:right w:val="nil"/>
            </w:tcBorders>
            <w:shd w:val="clear" w:color="auto" w:fill="FFFFFF"/>
          </w:tcPr>
          <w:p w14:paraId="66A21E10" w14:textId="77777777" w:rsidR="004F2EE9" w:rsidRPr="009F59B1" w:rsidRDefault="004F2EE9" w:rsidP="0091688F">
            <w:pPr>
              <w:shd w:val="clear" w:color="auto" w:fill="FFFFFF"/>
              <w:tabs>
                <w:tab w:val="left" w:leader="dot" w:pos="5040"/>
              </w:tabs>
              <w:ind w:left="144"/>
            </w:pPr>
            <w:r w:rsidRPr="008A3AD8">
              <w:rPr>
                <w:szCs w:val="18"/>
              </w:rPr>
              <w:t>02. Shorter working week</w:t>
            </w:r>
            <w:r w:rsidRPr="008A3AD8">
              <w:rPr>
                <w:rFonts w:eastAsia="Times New Roman"/>
                <w:szCs w:val="18"/>
              </w:rPr>
              <w:t>—Publicity campaign</w:t>
            </w:r>
            <w:r w:rsidR="001E6B55">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E11" w14:textId="77777777" w:rsidR="004F2EE9" w:rsidRPr="009F59B1" w:rsidRDefault="004F2EE9" w:rsidP="00C451FC">
            <w:pPr>
              <w:shd w:val="clear" w:color="auto" w:fill="FFFFFF"/>
              <w:tabs>
                <w:tab w:val="left" w:leader="dot" w:pos="5040"/>
              </w:tabs>
              <w:ind w:right="144"/>
              <w:jc w:val="right"/>
            </w:pPr>
            <w:r w:rsidRPr="008A3AD8">
              <w:rPr>
                <w:szCs w:val="18"/>
              </w:rPr>
              <w:t>260,000</w:t>
            </w:r>
          </w:p>
        </w:tc>
        <w:tc>
          <w:tcPr>
            <w:tcW w:w="1241" w:type="dxa"/>
            <w:tcBorders>
              <w:top w:val="nil"/>
              <w:left w:val="single" w:sz="6" w:space="0" w:color="auto"/>
              <w:bottom w:val="nil"/>
              <w:right w:val="nil"/>
            </w:tcBorders>
            <w:shd w:val="clear" w:color="auto" w:fill="FFFFFF"/>
            <w:vAlign w:val="bottom"/>
          </w:tcPr>
          <w:p w14:paraId="66A21E12" w14:textId="77777777" w:rsidR="004F2EE9" w:rsidRPr="009F59B1" w:rsidRDefault="004F2EE9" w:rsidP="00C451FC">
            <w:pPr>
              <w:shd w:val="clear" w:color="auto" w:fill="FFFFFF"/>
              <w:tabs>
                <w:tab w:val="left" w:leader="dot" w:pos="5040"/>
              </w:tabs>
              <w:ind w:right="144"/>
              <w:jc w:val="right"/>
            </w:pPr>
            <w:r w:rsidRPr="009F59B1">
              <w:t>..</w:t>
            </w:r>
          </w:p>
        </w:tc>
        <w:tc>
          <w:tcPr>
            <w:tcW w:w="1218" w:type="dxa"/>
            <w:tcBorders>
              <w:top w:val="nil"/>
              <w:left w:val="nil"/>
              <w:bottom w:val="nil"/>
              <w:right w:val="nil"/>
            </w:tcBorders>
            <w:shd w:val="clear" w:color="auto" w:fill="FFFFFF"/>
            <w:vAlign w:val="bottom"/>
          </w:tcPr>
          <w:p w14:paraId="66A21E13" w14:textId="77777777" w:rsidR="004F2EE9" w:rsidRPr="009F59B1" w:rsidRDefault="004F2EE9" w:rsidP="00C451FC">
            <w:pPr>
              <w:shd w:val="clear" w:color="auto" w:fill="FFFFFF"/>
              <w:tabs>
                <w:tab w:val="left" w:leader="dot" w:pos="5040"/>
              </w:tabs>
              <w:ind w:right="144"/>
              <w:jc w:val="right"/>
            </w:pPr>
            <w:r w:rsidRPr="009F59B1">
              <w:t>..</w:t>
            </w:r>
          </w:p>
        </w:tc>
      </w:tr>
      <w:tr w:rsidR="004F2EE9" w:rsidRPr="009F59B1" w14:paraId="66A21E19" w14:textId="77777777" w:rsidTr="00C451FC">
        <w:trPr>
          <w:trHeight w:val="20"/>
          <w:jc w:val="center"/>
        </w:trPr>
        <w:tc>
          <w:tcPr>
            <w:tcW w:w="5220" w:type="dxa"/>
            <w:tcBorders>
              <w:left w:val="nil"/>
              <w:right w:val="nil"/>
            </w:tcBorders>
            <w:shd w:val="clear" w:color="auto" w:fill="FFFFFF"/>
          </w:tcPr>
          <w:p w14:paraId="66A21E15" w14:textId="77777777" w:rsidR="004F2EE9" w:rsidRPr="009F59B1" w:rsidRDefault="00F2277B" w:rsidP="00D3084C">
            <w:pPr>
              <w:shd w:val="clear" w:color="auto" w:fill="FFFFFF"/>
              <w:tabs>
                <w:tab w:val="left" w:leader="dot" w:pos="504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888</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16" w14:textId="77777777" w:rsidR="004F2EE9" w:rsidRPr="009F59B1" w:rsidRDefault="004F2EE9" w:rsidP="00C451FC">
            <w:pPr>
              <w:shd w:val="clear" w:color="auto" w:fill="FFFFFF"/>
              <w:tabs>
                <w:tab w:val="left" w:leader="dot" w:pos="5040"/>
              </w:tabs>
              <w:ind w:right="144"/>
              <w:jc w:val="right"/>
            </w:pPr>
            <w:r w:rsidRPr="008A3AD8">
              <w:rPr>
                <w:b/>
                <w:bCs/>
                <w:szCs w:val="18"/>
              </w:rPr>
              <w:t>300,000</w:t>
            </w:r>
          </w:p>
        </w:tc>
        <w:tc>
          <w:tcPr>
            <w:tcW w:w="1241" w:type="dxa"/>
            <w:tcBorders>
              <w:top w:val="nil"/>
              <w:left w:val="single" w:sz="6" w:space="0" w:color="auto"/>
              <w:bottom w:val="nil"/>
              <w:right w:val="nil"/>
            </w:tcBorders>
            <w:shd w:val="clear" w:color="auto" w:fill="FFFFFF"/>
            <w:vAlign w:val="bottom"/>
          </w:tcPr>
          <w:p w14:paraId="66A21E17"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18" w14:textId="77777777" w:rsidR="004F2EE9" w:rsidRPr="009F59B1" w:rsidRDefault="004F2EE9" w:rsidP="00C451FC">
            <w:pPr>
              <w:shd w:val="clear" w:color="auto" w:fill="FFFFFF"/>
              <w:tabs>
                <w:tab w:val="left" w:leader="dot" w:pos="5040"/>
              </w:tabs>
              <w:ind w:right="144"/>
              <w:jc w:val="right"/>
            </w:pPr>
          </w:p>
        </w:tc>
      </w:tr>
      <w:tr w:rsidR="004F2EE9" w:rsidRPr="009F59B1" w14:paraId="66A21E1E" w14:textId="77777777" w:rsidTr="00C451FC">
        <w:trPr>
          <w:trHeight w:val="20"/>
          <w:jc w:val="center"/>
        </w:trPr>
        <w:tc>
          <w:tcPr>
            <w:tcW w:w="5220" w:type="dxa"/>
            <w:tcBorders>
              <w:left w:val="nil"/>
              <w:bottom w:val="nil"/>
              <w:right w:val="nil"/>
            </w:tcBorders>
            <w:shd w:val="clear" w:color="auto" w:fill="FFFFFF"/>
          </w:tcPr>
          <w:p w14:paraId="66A21E1A" w14:textId="77777777" w:rsidR="004F2EE9" w:rsidRPr="009F59B1" w:rsidRDefault="004F2EE9" w:rsidP="001E6B55">
            <w:pPr>
              <w:shd w:val="clear" w:color="auto" w:fill="FFFFFF"/>
              <w:tabs>
                <w:tab w:val="left" w:leader="dot" w:pos="5040"/>
              </w:tabs>
              <w:spacing w:before="120"/>
              <w:jc w:val="both"/>
            </w:pPr>
            <w:r w:rsidRPr="008A3AD8">
              <w:rPr>
                <w:smallCaps/>
                <w:szCs w:val="18"/>
              </w:rPr>
              <w:t xml:space="preserve">Division </w:t>
            </w:r>
            <w:r w:rsidRPr="008A3AD8">
              <w:rPr>
                <w:szCs w:val="18"/>
              </w:rPr>
              <w:t>921.</w:t>
            </w:r>
            <w:r w:rsidRPr="008A3AD8">
              <w:rPr>
                <w:rFonts w:eastAsia="Times New Roman"/>
                <w:szCs w:val="18"/>
              </w:rPr>
              <w:t>—CAPITAL WORKS AND SERVICES</w:t>
            </w:r>
          </w:p>
        </w:tc>
        <w:tc>
          <w:tcPr>
            <w:tcW w:w="1350" w:type="dxa"/>
            <w:tcBorders>
              <w:top w:val="single" w:sz="6" w:space="0" w:color="auto"/>
              <w:left w:val="nil"/>
              <w:bottom w:val="nil"/>
              <w:right w:val="single" w:sz="6" w:space="0" w:color="auto"/>
            </w:tcBorders>
            <w:shd w:val="clear" w:color="auto" w:fill="FFFFFF"/>
            <w:vAlign w:val="bottom"/>
          </w:tcPr>
          <w:p w14:paraId="66A21E1B" w14:textId="77777777" w:rsidR="004F2EE9" w:rsidRPr="009F59B1" w:rsidRDefault="004F2EE9" w:rsidP="00C451FC">
            <w:pPr>
              <w:shd w:val="clear" w:color="auto" w:fill="FFFFFF"/>
              <w:tabs>
                <w:tab w:val="left" w:leader="dot" w:pos="5040"/>
              </w:tabs>
              <w:ind w:right="144"/>
              <w:jc w:val="right"/>
            </w:pPr>
          </w:p>
        </w:tc>
        <w:tc>
          <w:tcPr>
            <w:tcW w:w="1241" w:type="dxa"/>
            <w:tcBorders>
              <w:top w:val="nil"/>
              <w:left w:val="single" w:sz="6" w:space="0" w:color="auto"/>
              <w:bottom w:val="nil"/>
              <w:right w:val="nil"/>
            </w:tcBorders>
            <w:shd w:val="clear" w:color="auto" w:fill="FFFFFF"/>
            <w:vAlign w:val="bottom"/>
          </w:tcPr>
          <w:p w14:paraId="66A21E1C"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1D" w14:textId="77777777" w:rsidR="004F2EE9" w:rsidRPr="009F59B1" w:rsidRDefault="004F2EE9" w:rsidP="00C451FC">
            <w:pPr>
              <w:shd w:val="clear" w:color="auto" w:fill="FFFFFF"/>
              <w:tabs>
                <w:tab w:val="left" w:leader="dot" w:pos="5040"/>
              </w:tabs>
              <w:ind w:right="144"/>
              <w:jc w:val="right"/>
            </w:pPr>
          </w:p>
        </w:tc>
      </w:tr>
      <w:tr w:rsidR="004F2EE9" w:rsidRPr="009F59B1" w14:paraId="66A21E23" w14:textId="77777777" w:rsidTr="00C451FC">
        <w:trPr>
          <w:trHeight w:val="20"/>
          <w:jc w:val="center"/>
        </w:trPr>
        <w:tc>
          <w:tcPr>
            <w:tcW w:w="5220" w:type="dxa"/>
            <w:tcBorders>
              <w:top w:val="nil"/>
              <w:left w:val="nil"/>
              <w:bottom w:val="nil"/>
              <w:right w:val="nil"/>
            </w:tcBorders>
            <w:shd w:val="clear" w:color="auto" w:fill="FFFFFF"/>
          </w:tcPr>
          <w:p w14:paraId="66A21E1F" w14:textId="77777777" w:rsidR="004F2EE9" w:rsidRPr="009F59B1" w:rsidRDefault="004F2EE9" w:rsidP="00D3084C">
            <w:pPr>
              <w:shd w:val="clear" w:color="auto" w:fill="FFFFFF"/>
              <w:tabs>
                <w:tab w:val="left" w:leader="dot" w:pos="5040"/>
              </w:tabs>
              <w:jc w:val="both"/>
            </w:pPr>
            <w:r w:rsidRPr="008A3AD8">
              <w:rPr>
                <w:b/>
                <w:bCs/>
                <w:szCs w:val="18"/>
              </w:rPr>
              <w:t>2.</w:t>
            </w:r>
            <w:r w:rsidRPr="008A3AD8">
              <w:rPr>
                <w:rFonts w:eastAsia="Times New Roman"/>
                <w:b/>
                <w:bCs/>
                <w:szCs w:val="18"/>
              </w:rPr>
              <w:t>—Plant and Equipment—</w:t>
            </w:r>
          </w:p>
        </w:tc>
        <w:tc>
          <w:tcPr>
            <w:tcW w:w="1350" w:type="dxa"/>
            <w:tcBorders>
              <w:top w:val="nil"/>
              <w:left w:val="nil"/>
              <w:bottom w:val="nil"/>
              <w:right w:val="single" w:sz="6" w:space="0" w:color="auto"/>
            </w:tcBorders>
            <w:shd w:val="clear" w:color="auto" w:fill="FFFFFF"/>
            <w:vAlign w:val="bottom"/>
          </w:tcPr>
          <w:p w14:paraId="66A21E20" w14:textId="77777777" w:rsidR="004F2EE9" w:rsidRPr="009F59B1" w:rsidRDefault="004F2EE9" w:rsidP="00C451FC">
            <w:pPr>
              <w:shd w:val="clear" w:color="auto" w:fill="FFFFFF"/>
              <w:tabs>
                <w:tab w:val="left" w:leader="dot" w:pos="5040"/>
              </w:tabs>
              <w:ind w:right="144"/>
              <w:jc w:val="right"/>
            </w:pPr>
          </w:p>
        </w:tc>
        <w:tc>
          <w:tcPr>
            <w:tcW w:w="1241" w:type="dxa"/>
            <w:tcBorders>
              <w:top w:val="nil"/>
              <w:left w:val="single" w:sz="6" w:space="0" w:color="auto"/>
              <w:bottom w:val="nil"/>
              <w:right w:val="nil"/>
            </w:tcBorders>
            <w:shd w:val="clear" w:color="auto" w:fill="FFFFFF"/>
            <w:vAlign w:val="bottom"/>
          </w:tcPr>
          <w:p w14:paraId="66A21E21"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22" w14:textId="77777777" w:rsidR="004F2EE9" w:rsidRPr="009F59B1" w:rsidRDefault="004F2EE9" w:rsidP="00C451FC">
            <w:pPr>
              <w:shd w:val="clear" w:color="auto" w:fill="FFFFFF"/>
              <w:tabs>
                <w:tab w:val="left" w:leader="dot" w:pos="5040"/>
              </w:tabs>
              <w:ind w:right="144"/>
              <w:jc w:val="right"/>
            </w:pPr>
          </w:p>
        </w:tc>
      </w:tr>
      <w:tr w:rsidR="004F2EE9" w:rsidRPr="009F59B1" w14:paraId="66A21E28" w14:textId="77777777" w:rsidTr="00C451FC">
        <w:trPr>
          <w:trHeight w:val="20"/>
          <w:jc w:val="center"/>
        </w:trPr>
        <w:tc>
          <w:tcPr>
            <w:tcW w:w="5220" w:type="dxa"/>
            <w:tcBorders>
              <w:top w:val="nil"/>
              <w:left w:val="nil"/>
              <w:right w:val="nil"/>
            </w:tcBorders>
            <w:shd w:val="clear" w:color="auto" w:fill="FFFFFF"/>
          </w:tcPr>
          <w:p w14:paraId="66A21E24" w14:textId="77777777" w:rsidR="004F2EE9" w:rsidRPr="009F59B1" w:rsidRDefault="004F2EE9" w:rsidP="001E6B55">
            <w:pPr>
              <w:shd w:val="clear" w:color="auto" w:fill="FFFFFF"/>
              <w:tabs>
                <w:tab w:val="left" w:leader="dot" w:pos="5040"/>
              </w:tabs>
              <w:ind w:left="706" w:hanging="576"/>
              <w:jc w:val="both"/>
            </w:pPr>
            <w:r w:rsidRPr="008A3AD8">
              <w:rPr>
                <w:szCs w:val="18"/>
              </w:rPr>
              <w:t>01. Machinery and Plant</w:t>
            </w:r>
            <w:r w:rsidRPr="008A3AD8">
              <w:rPr>
                <w:rFonts w:eastAsia="Times New Roman"/>
                <w:szCs w:val="18"/>
              </w:rPr>
              <w:t>—Defence Industrial Capacity</w:t>
            </w:r>
            <w:r w:rsidR="00265DC5">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E25" w14:textId="77777777" w:rsidR="004F2EE9" w:rsidRPr="009F59B1" w:rsidRDefault="004F2EE9" w:rsidP="00C451FC">
            <w:pPr>
              <w:shd w:val="clear" w:color="auto" w:fill="FFFFFF"/>
              <w:tabs>
                <w:tab w:val="left" w:leader="dot" w:pos="5040"/>
              </w:tabs>
              <w:ind w:right="144"/>
              <w:jc w:val="right"/>
            </w:pPr>
            <w:r w:rsidRPr="008A3AD8">
              <w:rPr>
                <w:szCs w:val="18"/>
              </w:rPr>
              <w:t>1,000,000</w:t>
            </w:r>
          </w:p>
        </w:tc>
        <w:tc>
          <w:tcPr>
            <w:tcW w:w="1241" w:type="dxa"/>
            <w:tcBorders>
              <w:top w:val="nil"/>
              <w:left w:val="single" w:sz="6" w:space="0" w:color="auto"/>
              <w:bottom w:val="nil"/>
              <w:right w:val="nil"/>
            </w:tcBorders>
            <w:shd w:val="clear" w:color="auto" w:fill="FFFFFF"/>
            <w:vAlign w:val="bottom"/>
          </w:tcPr>
          <w:p w14:paraId="66A21E26" w14:textId="77777777" w:rsidR="004F2EE9" w:rsidRPr="009F59B1" w:rsidRDefault="004F2EE9" w:rsidP="00C451FC">
            <w:pPr>
              <w:shd w:val="clear" w:color="auto" w:fill="FFFFFF"/>
              <w:tabs>
                <w:tab w:val="left" w:leader="dot" w:pos="5040"/>
              </w:tabs>
              <w:ind w:right="144"/>
              <w:jc w:val="right"/>
            </w:pPr>
            <w:r w:rsidRPr="008A3AD8">
              <w:rPr>
                <w:szCs w:val="18"/>
              </w:rPr>
              <w:t>11,800,000</w:t>
            </w:r>
          </w:p>
        </w:tc>
        <w:tc>
          <w:tcPr>
            <w:tcW w:w="1218" w:type="dxa"/>
            <w:tcBorders>
              <w:top w:val="nil"/>
              <w:left w:val="nil"/>
              <w:bottom w:val="nil"/>
              <w:right w:val="nil"/>
            </w:tcBorders>
            <w:shd w:val="clear" w:color="auto" w:fill="FFFFFF"/>
            <w:vAlign w:val="bottom"/>
          </w:tcPr>
          <w:p w14:paraId="66A21E27" w14:textId="77777777" w:rsidR="004F2EE9" w:rsidRPr="009F59B1" w:rsidRDefault="004F2EE9" w:rsidP="00C451FC">
            <w:pPr>
              <w:shd w:val="clear" w:color="auto" w:fill="FFFFFF"/>
              <w:tabs>
                <w:tab w:val="left" w:leader="dot" w:pos="5040"/>
              </w:tabs>
              <w:ind w:right="144"/>
              <w:jc w:val="right"/>
            </w:pPr>
            <w:r w:rsidRPr="008A3AD8">
              <w:rPr>
                <w:szCs w:val="18"/>
              </w:rPr>
              <w:t>6,103,611</w:t>
            </w:r>
          </w:p>
        </w:tc>
      </w:tr>
      <w:tr w:rsidR="004F2EE9" w:rsidRPr="009F59B1" w14:paraId="66A21E2D" w14:textId="77777777" w:rsidTr="00C451FC">
        <w:trPr>
          <w:trHeight w:val="20"/>
          <w:jc w:val="center"/>
        </w:trPr>
        <w:tc>
          <w:tcPr>
            <w:tcW w:w="5220" w:type="dxa"/>
            <w:tcBorders>
              <w:left w:val="nil"/>
              <w:bottom w:val="nil"/>
              <w:right w:val="nil"/>
            </w:tcBorders>
            <w:shd w:val="clear" w:color="auto" w:fill="FFFFFF"/>
          </w:tcPr>
          <w:p w14:paraId="66A21E29" w14:textId="77777777" w:rsidR="004F2EE9" w:rsidRPr="009F59B1" w:rsidRDefault="004F2EE9" w:rsidP="001E6B55">
            <w:pPr>
              <w:shd w:val="clear" w:color="auto" w:fill="FFFFFF"/>
              <w:tabs>
                <w:tab w:val="left" w:leader="dot" w:pos="5040"/>
              </w:tabs>
              <w:spacing w:before="120"/>
              <w:jc w:val="both"/>
            </w:pPr>
            <w:r w:rsidRPr="008A3AD8">
              <w:rPr>
                <w:b/>
                <w:bCs/>
                <w:szCs w:val="18"/>
              </w:rPr>
              <w:t>3.</w:t>
            </w:r>
            <w:r w:rsidRPr="008A3AD8">
              <w:rPr>
                <w:rFonts w:eastAsia="Times New Roman"/>
                <w:b/>
                <w:bCs/>
                <w:szCs w:val="18"/>
              </w:rPr>
              <w:t>—Advances and Loans—</w:t>
            </w:r>
          </w:p>
        </w:tc>
        <w:tc>
          <w:tcPr>
            <w:tcW w:w="1350" w:type="dxa"/>
            <w:tcBorders>
              <w:top w:val="single" w:sz="6" w:space="0" w:color="auto"/>
              <w:left w:val="nil"/>
              <w:bottom w:val="nil"/>
              <w:right w:val="single" w:sz="6" w:space="0" w:color="auto"/>
            </w:tcBorders>
            <w:shd w:val="clear" w:color="auto" w:fill="FFFFFF"/>
            <w:vAlign w:val="bottom"/>
          </w:tcPr>
          <w:p w14:paraId="66A21E2A" w14:textId="77777777" w:rsidR="004F2EE9" w:rsidRPr="009F59B1" w:rsidRDefault="004F2EE9" w:rsidP="00C451FC">
            <w:pPr>
              <w:shd w:val="clear" w:color="auto" w:fill="FFFFFF"/>
              <w:tabs>
                <w:tab w:val="left" w:leader="dot" w:pos="5040"/>
              </w:tabs>
              <w:ind w:right="144"/>
              <w:jc w:val="right"/>
            </w:pPr>
          </w:p>
        </w:tc>
        <w:tc>
          <w:tcPr>
            <w:tcW w:w="1241" w:type="dxa"/>
            <w:tcBorders>
              <w:top w:val="nil"/>
              <w:left w:val="single" w:sz="6" w:space="0" w:color="auto"/>
              <w:bottom w:val="nil"/>
              <w:right w:val="nil"/>
            </w:tcBorders>
            <w:shd w:val="clear" w:color="auto" w:fill="FFFFFF"/>
            <w:vAlign w:val="bottom"/>
          </w:tcPr>
          <w:p w14:paraId="66A21E2B"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2C" w14:textId="77777777" w:rsidR="004F2EE9" w:rsidRPr="009F59B1" w:rsidRDefault="004F2EE9" w:rsidP="00C451FC">
            <w:pPr>
              <w:shd w:val="clear" w:color="auto" w:fill="FFFFFF"/>
              <w:tabs>
                <w:tab w:val="left" w:leader="dot" w:pos="5040"/>
              </w:tabs>
              <w:ind w:right="144"/>
              <w:jc w:val="right"/>
            </w:pPr>
          </w:p>
        </w:tc>
      </w:tr>
      <w:tr w:rsidR="004F2EE9" w:rsidRPr="009F59B1" w14:paraId="66A21E32" w14:textId="77777777" w:rsidTr="00C451FC">
        <w:trPr>
          <w:trHeight w:val="20"/>
          <w:jc w:val="center"/>
        </w:trPr>
        <w:tc>
          <w:tcPr>
            <w:tcW w:w="5220" w:type="dxa"/>
            <w:tcBorders>
              <w:top w:val="nil"/>
              <w:left w:val="nil"/>
              <w:bottom w:val="nil"/>
              <w:right w:val="nil"/>
            </w:tcBorders>
            <w:shd w:val="clear" w:color="auto" w:fill="FFFFFF"/>
          </w:tcPr>
          <w:p w14:paraId="66A21E2E" w14:textId="749EE9EC" w:rsidR="004F2EE9" w:rsidRPr="009F59B1" w:rsidRDefault="004F2EE9" w:rsidP="0091688F">
            <w:pPr>
              <w:shd w:val="clear" w:color="auto" w:fill="FFFFFF"/>
              <w:tabs>
                <w:tab w:val="left" w:leader="dot" w:pos="5040"/>
              </w:tabs>
              <w:ind w:left="706" w:hanging="576"/>
            </w:pPr>
            <w:r w:rsidRPr="008A3AD8">
              <w:rPr>
                <w:szCs w:val="18"/>
              </w:rPr>
              <w:t>03. Working</w:t>
            </w:r>
            <w:r w:rsidR="00C92EA3" w:rsidRPr="008A3AD8">
              <w:rPr>
                <w:szCs w:val="18"/>
              </w:rPr>
              <w:t xml:space="preserve"> </w:t>
            </w:r>
            <w:r w:rsidRPr="008A3AD8">
              <w:rPr>
                <w:szCs w:val="18"/>
              </w:rPr>
              <w:t>Capital</w:t>
            </w:r>
            <w:r w:rsidR="00C92EA3" w:rsidRPr="008A3AD8">
              <w:rPr>
                <w:szCs w:val="18"/>
              </w:rPr>
              <w:t xml:space="preserve"> </w:t>
            </w:r>
            <w:r w:rsidRPr="008A3AD8">
              <w:rPr>
                <w:szCs w:val="18"/>
              </w:rPr>
              <w:t>Advance</w:t>
            </w:r>
            <w:r w:rsidR="00C92EA3" w:rsidRPr="008A3AD8">
              <w:rPr>
                <w:szCs w:val="18"/>
              </w:rPr>
              <w:t xml:space="preserve"> </w:t>
            </w:r>
            <w:r w:rsidRPr="008A3AD8">
              <w:rPr>
                <w:szCs w:val="18"/>
              </w:rPr>
              <w:t>(for</w:t>
            </w:r>
            <w:r w:rsidR="00C92EA3" w:rsidRPr="008A3AD8">
              <w:rPr>
                <w:szCs w:val="18"/>
              </w:rPr>
              <w:t xml:space="preserve"> </w:t>
            </w:r>
            <w:r w:rsidRPr="008A3AD8">
              <w:rPr>
                <w:szCs w:val="18"/>
              </w:rPr>
              <w:t>payment</w:t>
            </w:r>
            <w:r w:rsidR="00C92EA3" w:rsidRPr="008A3AD8">
              <w:rPr>
                <w:szCs w:val="18"/>
              </w:rPr>
              <w:t xml:space="preserve"> </w:t>
            </w:r>
            <w:r w:rsidRPr="008A3AD8">
              <w:rPr>
                <w:szCs w:val="18"/>
              </w:rPr>
              <w:t>to</w:t>
            </w:r>
            <w:r w:rsidR="00C92EA3" w:rsidRPr="008A3AD8">
              <w:rPr>
                <w:szCs w:val="18"/>
              </w:rPr>
              <w:t xml:space="preserve"> </w:t>
            </w:r>
            <w:r w:rsidRPr="008A3AD8">
              <w:rPr>
                <w:szCs w:val="18"/>
              </w:rPr>
              <w:t>the Munitions</w:t>
            </w:r>
            <w:r w:rsidR="00C92EA3" w:rsidRPr="008A3AD8">
              <w:rPr>
                <w:szCs w:val="18"/>
              </w:rPr>
              <w:t xml:space="preserve"> </w:t>
            </w:r>
            <w:r w:rsidRPr="008A3AD8">
              <w:rPr>
                <w:szCs w:val="18"/>
              </w:rPr>
              <w:t>Filling</w:t>
            </w:r>
            <w:r w:rsidR="00C92EA3" w:rsidRPr="008A3AD8">
              <w:rPr>
                <w:szCs w:val="18"/>
              </w:rPr>
              <w:t xml:space="preserve"> </w:t>
            </w:r>
            <w:r w:rsidRPr="008A3AD8">
              <w:rPr>
                <w:szCs w:val="18"/>
              </w:rPr>
              <w:t>Factory,</w:t>
            </w:r>
            <w:r w:rsidR="00C92EA3" w:rsidRPr="008A3AD8">
              <w:rPr>
                <w:szCs w:val="18"/>
              </w:rPr>
              <w:t xml:space="preserve"> </w:t>
            </w:r>
            <w:r w:rsidRPr="008A3AD8">
              <w:rPr>
                <w:szCs w:val="18"/>
              </w:rPr>
              <w:t>St.</w:t>
            </w:r>
            <w:r w:rsidR="00C92EA3" w:rsidRPr="008A3AD8">
              <w:rPr>
                <w:szCs w:val="18"/>
              </w:rPr>
              <w:t xml:space="preserve"> </w:t>
            </w:r>
            <w:r w:rsidRPr="008A3AD8">
              <w:rPr>
                <w:szCs w:val="18"/>
              </w:rPr>
              <w:t>Mary's,</w:t>
            </w:r>
            <w:r w:rsidR="00C92EA3" w:rsidRPr="008A3AD8">
              <w:rPr>
                <w:szCs w:val="18"/>
              </w:rPr>
              <w:t xml:space="preserve"> </w:t>
            </w:r>
            <w:r w:rsidRPr="008A3AD8">
              <w:rPr>
                <w:szCs w:val="18"/>
              </w:rPr>
              <w:t>Trust Account)</w:t>
            </w:r>
            <w:ins w:id="150" w:author="Proof Communications" w:date="2020-04-27T12:54:00Z">
              <w:r w:rsidR="00F42282">
                <w:rPr>
                  <w:rFonts w:eastAsia="Times New Roman"/>
                  <w:szCs w:val="18"/>
                </w:rPr>
                <w:t xml:space="preserve"> </w:t>
              </w:r>
              <w:r w:rsidR="00F42282">
                <w:rPr>
                  <w:rFonts w:eastAsia="Times New Roman"/>
                  <w:szCs w:val="18"/>
                </w:rPr>
                <w:tab/>
              </w:r>
            </w:ins>
          </w:p>
        </w:tc>
        <w:tc>
          <w:tcPr>
            <w:tcW w:w="1350" w:type="dxa"/>
            <w:tcBorders>
              <w:top w:val="nil"/>
              <w:left w:val="nil"/>
              <w:bottom w:val="nil"/>
              <w:right w:val="single" w:sz="6" w:space="0" w:color="auto"/>
            </w:tcBorders>
            <w:shd w:val="clear" w:color="auto" w:fill="FFFFFF"/>
            <w:vAlign w:val="bottom"/>
          </w:tcPr>
          <w:p w14:paraId="66A21E2F" w14:textId="77777777" w:rsidR="004F2EE9" w:rsidRPr="009F59B1" w:rsidRDefault="004F2EE9" w:rsidP="00C451FC">
            <w:pPr>
              <w:shd w:val="clear" w:color="auto" w:fill="FFFFFF"/>
              <w:tabs>
                <w:tab w:val="left" w:leader="dot" w:pos="5040"/>
              </w:tabs>
              <w:ind w:right="144"/>
              <w:jc w:val="right"/>
            </w:pPr>
            <w:r w:rsidRPr="008A3AD8">
              <w:rPr>
                <w:szCs w:val="18"/>
              </w:rPr>
              <w:t>195,000</w:t>
            </w:r>
          </w:p>
        </w:tc>
        <w:tc>
          <w:tcPr>
            <w:tcW w:w="1241" w:type="dxa"/>
            <w:tcBorders>
              <w:top w:val="nil"/>
              <w:left w:val="single" w:sz="6" w:space="0" w:color="auto"/>
              <w:bottom w:val="nil"/>
              <w:right w:val="nil"/>
            </w:tcBorders>
            <w:shd w:val="clear" w:color="auto" w:fill="FFFFFF"/>
            <w:vAlign w:val="bottom"/>
          </w:tcPr>
          <w:p w14:paraId="66A21E30" w14:textId="77777777" w:rsidR="004F2EE9" w:rsidRPr="009F59B1" w:rsidRDefault="004F2EE9" w:rsidP="00C451FC">
            <w:pPr>
              <w:shd w:val="clear" w:color="auto" w:fill="FFFFFF"/>
              <w:tabs>
                <w:tab w:val="left" w:leader="dot" w:pos="5040"/>
              </w:tabs>
              <w:ind w:right="144"/>
              <w:jc w:val="right"/>
            </w:pPr>
            <w:r w:rsidRPr="008A3AD8">
              <w:rPr>
                <w:szCs w:val="18"/>
              </w:rPr>
              <w:t>428,000</w:t>
            </w:r>
          </w:p>
        </w:tc>
        <w:tc>
          <w:tcPr>
            <w:tcW w:w="1218" w:type="dxa"/>
            <w:tcBorders>
              <w:top w:val="nil"/>
              <w:left w:val="nil"/>
              <w:bottom w:val="nil"/>
              <w:right w:val="nil"/>
            </w:tcBorders>
            <w:shd w:val="clear" w:color="auto" w:fill="FFFFFF"/>
            <w:vAlign w:val="bottom"/>
          </w:tcPr>
          <w:p w14:paraId="66A21E31" w14:textId="77777777" w:rsidR="004F2EE9" w:rsidRPr="009F59B1" w:rsidRDefault="004F2EE9" w:rsidP="00C451FC">
            <w:pPr>
              <w:shd w:val="clear" w:color="auto" w:fill="FFFFFF"/>
              <w:tabs>
                <w:tab w:val="left" w:leader="dot" w:pos="5040"/>
              </w:tabs>
              <w:ind w:right="144"/>
              <w:jc w:val="right"/>
            </w:pPr>
            <w:r w:rsidRPr="008A3AD8">
              <w:rPr>
                <w:szCs w:val="18"/>
              </w:rPr>
              <w:t>180,000</w:t>
            </w:r>
          </w:p>
        </w:tc>
      </w:tr>
      <w:tr w:rsidR="004F2EE9" w:rsidRPr="009F59B1" w14:paraId="66A21E37" w14:textId="77777777" w:rsidTr="00C451FC">
        <w:trPr>
          <w:trHeight w:val="20"/>
          <w:jc w:val="center"/>
        </w:trPr>
        <w:tc>
          <w:tcPr>
            <w:tcW w:w="5220" w:type="dxa"/>
            <w:tcBorders>
              <w:top w:val="nil"/>
              <w:left w:val="nil"/>
              <w:right w:val="nil"/>
            </w:tcBorders>
            <w:shd w:val="clear" w:color="auto" w:fill="FFFFFF"/>
          </w:tcPr>
          <w:p w14:paraId="66A21E33" w14:textId="5F24935B" w:rsidR="004F2EE9" w:rsidRPr="009F59B1" w:rsidRDefault="004F2EE9" w:rsidP="0091688F">
            <w:pPr>
              <w:shd w:val="clear" w:color="auto" w:fill="FFFFFF"/>
              <w:tabs>
                <w:tab w:val="left" w:leader="dot" w:pos="5040"/>
              </w:tabs>
              <w:ind w:left="706" w:hanging="576"/>
            </w:pPr>
            <w:r w:rsidRPr="008A3AD8">
              <w:rPr>
                <w:szCs w:val="18"/>
              </w:rPr>
              <w:t>05. Working</w:t>
            </w:r>
            <w:r w:rsidR="00C92EA3" w:rsidRPr="008A3AD8">
              <w:rPr>
                <w:szCs w:val="18"/>
              </w:rPr>
              <w:t xml:space="preserve"> </w:t>
            </w:r>
            <w:r w:rsidRPr="008A3AD8">
              <w:rPr>
                <w:szCs w:val="18"/>
              </w:rPr>
              <w:t>Capital</w:t>
            </w:r>
            <w:r w:rsidR="00C92EA3" w:rsidRPr="008A3AD8">
              <w:rPr>
                <w:szCs w:val="18"/>
              </w:rPr>
              <w:t xml:space="preserve"> </w:t>
            </w:r>
            <w:r w:rsidRPr="008A3AD8">
              <w:rPr>
                <w:szCs w:val="18"/>
              </w:rPr>
              <w:t>Advance (for</w:t>
            </w:r>
            <w:r w:rsidR="00C92EA3" w:rsidRPr="008A3AD8">
              <w:rPr>
                <w:szCs w:val="18"/>
              </w:rPr>
              <w:t xml:space="preserve"> </w:t>
            </w:r>
            <w:r w:rsidRPr="008A3AD8">
              <w:rPr>
                <w:szCs w:val="18"/>
              </w:rPr>
              <w:t>payment</w:t>
            </w:r>
            <w:r w:rsidR="00C92EA3" w:rsidRPr="008A3AD8">
              <w:rPr>
                <w:szCs w:val="18"/>
              </w:rPr>
              <w:t xml:space="preserve"> </w:t>
            </w:r>
            <w:r w:rsidRPr="008A3AD8">
              <w:rPr>
                <w:szCs w:val="18"/>
              </w:rPr>
              <w:t>to</w:t>
            </w:r>
            <w:r w:rsidR="00C92EA3" w:rsidRPr="008A3AD8">
              <w:rPr>
                <w:szCs w:val="18"/>
              </w:rPr>
              <w:t xml:space="preserve"> </w:t>
            </w:r>
            <w:r w:rsidRPr="008A3AD8">
              <w:rPr>
                <w:szCs w:val="18"/>
              </w:rPr>
              <w:t>the Ordnance Factory, Maribyrnong, Trust Account)</w:t>
            </w:r>
            <w:ins w:id="151" w:author="Proof Communications" w:date="2020-04-27T12:54:00Z">
              <w:r w:rsidR="00F42282">
                <w:rPr>
                  <w:rFonts w:eastAsia="Times New Roman"/>
                  <w:szCs w:val="18"/>
                </w:rPr>
                <w:t xml:space="preserve"> </w:t>
              </w:r>
              <w:r w:rsidR="00F42282">
                <w:rPr>
                  <w:rFonts w:eastAsia="Times New Roman"/>
                  <w:szCs w:val="18"/>
                </w:rPr>
                <w:tab/>
              </w:r>
            </w:ins>
          </w:p>
        </w:tc>
        <w:tc>
          <w:tcPr>
            <w:tcW w:w="1350" w:type="dxa"/>
            <w:tcBorders>
              <w:top w:val="nil"/>
              <w:left w:val="nil"/>
              <w:bottom w:val="single" w:sz="6" w:space="0" w:color="auto"/>
              <w:right w:val="single" w:sz="6" w:space="0" w:color="auto"/>
            </w:tcBorders>
            <w:shd w:val="clear" w:color="auto" w:fill="FFFFFF"/>
            <w:vAlign w:val="bottom"/>
          </w:tcPr>
          <w:p w14:paraId="66A21E34" w14:textId="77777777" w:rsidR="004F2EE9" w:rsidRPr="009F59B1" w:rsidRDefault="004F2EE9" w:rsidP="00C451FC">
            <w:pPr>
              <w:shd w:val="clear" w:color="auto" w:fill="FFFFFF"/>
              <w:tabs>
                <w:tab w:val="left" w:leader="dot" w:pos="5040"/>
              </w:tabs>
              <w:ind w:right="144"/>
              <w:jc w:val="right"/>
            </w:pPr>
            <w:r w:rsidRPr="008A3AD8">
              <w:rPr>
                <w:szCs w:val="18"/>
              </w:rPr>
              <w:t>300,000</w:t>
            </w:r>
          </w:p>
        </w:tc>
        <w:tc>
          <w:tcPr>
            <w:tcW w:w="1241" w:type="dxa"/>
            <w:tcBorders>
              <w:top w:val="nil"/>
              <w:left w:val="single" w:sz="6" w:space="0" w:color="auto"/>
              <w:bottom w:val="nil"/>
              <w:right w:val="nil"/>
            </w:tcBorders>
            <w:shd w:val="clear" w:color="auto" w:fill="FFFFFF"/>
            <w:vAlign w:val="bottom"/>
          </w:tcPr>
          <w:p w14:paraId="66A21E35" w14:textId="77777777" w:rsidR="004F2EE9" w:rsidRPr="009F59B1" w:rsidRDefault="004F2EE9" w:rsidP="00C451FC">
            <w:pPr>
              <w:shd w:val="clear" w:color="auto" w:fill="FFFFFF"/>
              <w:tabs>
                <w:tab w:val="left" w:leader="dot" w:pos="5040"/>
              </w:tabs>
              <w:ind w:right="144"/>
              <w:jc w:val="right"/>
            </w:pPr>
            <w:r w:rsidRPr="008A3AD8">
              <w:rPr>
                <w:szCs w:val="18"/>
              </w:rPr>
              <w:t>238,000</w:t>
            </w:r>
          </w:p>
        </w:tc>
        <w:tc>
          <w:tcPr>
            <w:tcW w:w="1218" w:type="dxa"/>
            <w:tcBorders>
              <w:top w:val="nil"/>
              <w:left w:val="nil"/>
              <w:bottom w:val="nil"/>
              <w:right w:val="nil"/>
            </w:tcBorders>
            <w:shd w:val="clear" w:color="auto" w:fill="FFFFFF"/>
            <w:vAlign w:val="bottom"/>
          </w:tcPr>
          <w:p w14:paraId="66A21E36" w14:textId="77777777" w:rsidR="004F2EE9" w:rsidRPr="009F59B1" w:rsidRDefault="004F2EE9" w:rsidP="00C451FC">
            <w:pPr>
              <w:shd w:val="clear" w:color="auto" w:fill="FFFFFF"/>
              <w:tabs>
                <w:tab w:val="left" w:leader="dot" w:pos="5040"/>
              </w:tabs>
              <w:ind w:right="144"/>
              <w:jc w:val="right"/>
            </w:pPr>
            <w:r w:rsidRPr="008A3AD8">
              <w:rPr>
                <w:szCs w:val="18"/>
              </w:rPr>
              <w:t>200,000</w:t>
            </w:r>
          </w:p>
        </w:tc>
      </w:tr>
      <w:tr w:rsidR="004F2EE9" w:rsidRPr="009F59B1" w14:paraId="66A21E3C" w14:textId="77777777" w:rsidTr="00C451FC">
        <w:trPr>
          <w:trHeight w:val="20"/>
          <w:jc w:val="center"/>
        </w:trPr>
        <w:tc>
          <w:tcPr>
            <w:tcW w:w="5220" w:type="dxa"/>
            <w:tcBorders>
              <w:left w:val="nil"/>
              <w:right w:val="nil"/>
            </w:tcBorders>
            <w:shd w:val="clear" w:color="auto" w:fill="FFFFFF"/>
          </w:tcPr>
          <w:p w14:paraId="66A21E38"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39" w14:textId="77777777" w:rsidR="004F2EE9" w:rsidRPr="009F59B1" w:rsidRDefault="004F2EE9" w:rsidP="00C451FC">
            <w:pPr>
              <w:shd w:val="clear" w:color="auto" w:fill="FFFFFF"/>
              <w:tabs>
                <w:tab w:val="left" w:leader="dot" w:pos="5040"/>
              </w:tabs>
              <w:ind w:right="144"/>
              <w:jc w:val="right"/>
            </w:pPr>
            <w:r w:rsidRPr="008A3AD8">
              <w:rPr>
                <w:szCs w:val="18"/>
              </w:rPr>
              <w:t>495,000</w:t>
            </w:r>
          </w:p>
        </w:tc>
        <w:tc>
          <w:tcPr>
            <w:tcW w:w="1241" w:type="dxa"/>
            <w:tcBorders>
              <w:top w:val="nil"/>
              <w:left w:val="single" w:sz="6" w:space="0" w:color="auto"/>
              <w:bottom w:val="nil"/>
              <w:right w:val="nil"/>
            </w:tcBorders>
            <w:shd w:val="clear" w:color="auto" w:fill="FFFFFF"/>
            <w:vAlign w:val="bottom"/>
          </w:tcPr>
          <w:p w14:paraId="66A21E3A"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3B" w14:textId="77777777" w:rsidR="004F2EE9" w:rsidRPr="009F59B1" w:rsidRDefault="004F2EE9" w:rsidP="00C451FC">
            <w:pPr>
              <w:shd w:val="clear" w:color="auto" w:fill="FFFFFF"/>
              <w:tabs>
                <w:tab w:val="left" w:leader="dot" w:pos="5040"/>
              </w:tabs>
              <w:ind w:right="144"/>
              <w:jc w:val="right"/>
            </w:pPr>
          </w:p>
        </w:tc>
      </w:tr>
      <w:tr w:rsidR="004F2EE9" w:rsidRPr="009F59B1" w14:paraId="66A21E41" w14:textId="77777777" w:rsidTr="001E6B55">
        <w:trPr>
          <w:trHeight w:val="20"/>
          <w:jc w:val="center"/>
        </w:trPr>
        <w:tc>
          <w:tcPr>
            <w:tcW w:w="5220" w:type="dxa"/>
            <w:tcBorders>
              <w:left w:val="nil"/>
              <w:right w:val="nil"/>
            </w:tcBorders>
            <w:shd w:val="clear" w:color="auto" w:fill="FFFFFF"/>
          </w:tcPr>
          <w:p w14:paraId="66A21E3D" w14:textId="77777777" w:rsidR="004F2EE9" w:rsidRPr="009F59B1" w:rsidRDefault="00F2277B" w:rsidP="00D3084C">
            <w:pPr>
              <w:shd w:val="clear" w:color="auto" w:fill="FFFFFF"/>
              <w:tabs>
                <w:tab w:val="left" w:leader="dot" w:pos="504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921</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3E" w14:textId="77777777" w:rsidR="004F2EE9" w:rsidRPr="009F59B1" w:rsidRDefault="004F2EE9" w:rsidP="00C451FC">
            <w:pPr>
              <w:shd w:val="clear" w:color="auto" w:fill="FFFFFF"/>
              <w:tabs>
                <w:tab w:val="left" w:leader="dot" w:pos="5040"/>
              </w:tabs>
              <w:ind w:right="144"/>
              <w:jc w:val="right"/>
            </w:pPr>
            <w:r w:rsidRPr="008A3AD8">
              <w:rPr>
                <w:b/>
                <w:bCs/>
                <w:szCs w:val="18"/>
              </w:rPr>
              <w:t>1,495,000</w:t>
            </w:r>
          </w:p>
        </w:tc>
        <w:tc>
          <w:tcPr>
            <w:tcW w:w="1241" w:type="dxa"/>
            <w:tcBorders>
              <w:top w:val="nil"/>
              <w:left w:val="single" w:sz="6" w:space="0" w:color="auto"/>
              <w:bottom w:val="nil"/>
              <w:right w:val="nil"/>
            </w:tcBorders>
            <w:shd w:val="clear" w:color="auto" w:fill="FFFFFF"/>
            <w:vAlign w:val="bottom"/>
          </w:tcPr>
          <w:p w14:paraId="66A21E3F"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40" w14:textId="77777777" w:rsidR="004F2EE9" w:rsidRPr="009F59B1" w:rsidRDefault="004F2EE9" w:rsidP="00C451FC">
            <w:pPr>
              <w:shd w:val="clear" w:color="auto" w:fill="FFFFFF"/>
              <w:tabs>
                <w:tab w:val="left" w:leader="dot" w:pos="5040"/>
              </w:tabs>
              <w:ind w:right="144"/>
              <w:jc w:val="right"/>
            </w:pPr>
          </w:p>
        </w:tc>
      </w:tr>
      <w:tr w:rsidR="004F2EE9" w:rsidRPr="009F59B1" w14:paraId="66A21E46" w14:textId="77777777" w:rsidTr="001E6B55">
        <w:trPr>
          <w:trHeight w:val="20"/>
          <w:jc w:val="center"/>
        </w:trPr>
        <w:tc>
          <w:tcPr>
            <w:tcW w:w="5220" w:type="dxa"/>
            <w:tcBorders>
              <w:left w:val="nil"/>
              <w:bottom w:val="single" w:sz="4" w:space="0" w:color="auto"/>
              <w:right w:val="nil"/>
            </w:tcBorders>
            <w:shd w:val="clear" w:color="auto" w:fill="FFFFFF"/>
          </w:tcPr>
          <w:p w14:paraId="66A21E42" w14:textId="77777777" w:rsidR="004F2EE9" w:rsidRPr="009F59B1" w:rsidRDefault="004F2EE9" w:rsidP="001E6B55">
            <w:pPr>
              <w:shd w:val="clear" w:color="auto" w:fill="FFFFFF"/>
              <w:tabs>
                <w:tab w:val="left" w:leader="dot" w:pos="5040"/>
              </w:tabs>
              <w:spacing w:before="60" w:after="60"/>
              <w:jc w:val="both"/>
            </w:pPr>
            <w:r w:rsidRPr="008A3AD8">
              <w:rPr>
                <w:b/>
                <w:bCs/>
                <w:szCs w:val="18"/>
              </w:rPr>
              <w:t>Total: Department of Industry and Commerce</w:t>
            </w:r>
            <w:r w:rsidR="00265DC5">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43" w14:textId="77777777" w:rsidR="004F2EE9" w:rsidRPr="009F59B1" w:rsidRDefault="004F2EE9" w:rsidP="001E6B55">
            <w:pPr>
              <w:shd w:val="clear" w:color="auto" w:fill="FFFFFF"/>
              <w:tabs>
                <w:tab w:val="left" w:leader="dot" w:pos="5040"/>
              </w:tabs>
              <w:spacing w:before="60" w:after="60"/>
              <w:ind w:right="144"/>
              <w:jc w:val="right"/>
            </w:pPr>
            <w:r w:rsidRPr="008A3AD8">
              <w:rPr>
                <w:b/>
                <w:bCs/>
                <w:szCs w:val="18"/>
              </w:rPr>
              <w:t>1,795,000</w:t>
            </w:r>
          </w:p>
        </w:tc>
        <w:tc>
          <w:tcPr>
            <w:tcW w:w="1241" w:type="dxa"/>
            <w:tcBorders>
              <w:top w:val="nil"/>
              <w:left w:val="single" w:sz="6" w:space="0" w:color="auto"/>
              <w:bottom w:val="single" w:sz="6" w:space="0" w:color="auto"/>
              <w:right w:val="nil"/>
            </w:tcBorders>
            <w:shd w:val="clear" w:color="auto" w:fill="FFFFFF"/>
            <w:vAlign w:val="bottom"/>
          </w:tcPr>
          <w:p w14:paraId="66A21E44"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single" w:sz="6" w:space="0" w:color="auto"/>
              <w:right w:val="nil"/>
            </w:tcBorders>
            <w:shd w:val="clear" w:color="auto" w:fill="FFFFFF"/>
            <w:vAlign w:val="bottom"/>
          </w:tcPr>
          <w:p w14:paraId="66A21E45" w14:textId="77777777" w:rsidR="004F2EE9" w:rsidRPr="009F59B1" w:rsidRDefault="004F2EE9" w:rsidP="00C451FC">
            <w:pPr>
              <w:shd w:val="clear" w:color="auto" w:fill="FFFFFF"/>
              <w:tabs>
                <w:tab w:val="left" w:leader="dot" w:pos="5040"/>
              </w:tabs>
              <w:ind w:right="144"/>
              <w:jc w:val="right"/>
            </w:pPr>
          </w:p>
        </w:tc>
      </w:tr>
      <w:tr w:rsidR="004F2EE9" w:rsidRPr="009F59B1" w14:paraId="66A21E4B" w14:textId="77777777" w:rsidTr="001E6B55">
        <w:trPr>
          <w:trHeight w:val="20"/>
          <w:jc w:val="center"/>
        </w:trPr>
        <w:tc>
          <w:tcPr>
            <w:tcW w:w="5220" w:type="dxa"/>
            <w:tcBorders>
              <w:top w:val="single" w:sz="4" w:space="0" w:color="auto"/>
              <w:left w:val="nil"/>
              <w:bottom w:val="nil"/>
              <w:right w:val="nil"/>
            </w:tcBorders>
            <w:shd w:val="clear" w:color="auto" w:fill="FFFFFF"/>
          </w:tcPr>
          <w:p w14:paraId="66A21E47" w14:textId="77777777" w:rsidR="004F2EE9" w:rsidRPr="009F59B1" w:rsidRDefault="004F2EE9" w:rsidP="00F42282">
            <w:pPr>
              <w:shd w:val="clear" w:color="auto" w:fill="FFFFFF"/>
              <w:tabs>
                <w:tab w:val="left" w:leader="dot" w:pos="5040"/>
              </w:tabs>
              <w:spacing w:before="360" w:after="60"/>
              <w:pPrChange w:id="152" w:author="Proof Communications" w:date="2020-04-27T12:54:00Z">
                <w:pPr>
                  <w:shd w:val="clear" w:color="auto" w:fill="FFFFFF"/>
                  <w:tabs>
                    <w:tab w:val="left" w:leader="dot" w:pos="5040"/>
                  </w:tabs>
                  <w:spacing w:before="360" w:after="60"/>
                  <w:jc w:val="both"/>
                </w:pPr>
              </w:pPrChange>
            </w:pPr>
            <w:r w:rsidRPr="008A3AD8">
              <w:rPr>
                <w:b/>
                <w:bCs/>
                <w:szCs w:val="18"/>
              </w:rPr>
              <w:t>DEPARTMENT OF NATIONAL DEVELOPMENT AND ENERGY</w:t>
            </w:r>
          </w:p>
        </w:tc>
        <w:tc>
          <w:tcPr>
            <w:tcW w:w="1350" w:type="dxa"/>
            <w:tcBorders>
              <w:top w:val="single" w:sz="6" w:space="0" w:color="auto"/>
              <w:left w:val="nil"/>
              <w:bottom w:val="nil"/>
              <w:right w:val="single" w:sz="6" w:space="0" w:color="auto"/>
            </w:tcBorders>
            <w:shd w:val="clear" w:color="auto" w:fill="FFFFFF"/>
            <w:vAlign w:val="bottom"/>
          </w:tcPr>
          <w:p w14:paraId="66A21E48" w14:textId="77777777" w:rsidR="004F2EE9" w:rsidRPr="009F59B1" w:rsidRDefault="004F2EE9" w:rsidP="00C451FC">
            <w:pPr>
              <w:shd w:val="clear" w:color="auto" w:fill="FFFFFF"/>
              <w:tabs>
                <w:tab w:val="left" w:leader="dot" w:pos="5040"/>
              </w:tabs>
              <w:ind w:right="144"/>
              <w:jc w:val="right"/>
            </w:pPr>
          </w:p>
        </w:tc>
        <w:tc>
          <w:tcPr>
            <w:tcW w:w="1241" w:type="dxa"/>
            <w:tcBorders>
              <w:top w:val="single" w:sz="6" w:space="0" w:color="auto"/>
              <w:left w:val="single" w:sz="6" w:space="0" w:color="auto"/>
              <w:bottom w:val="nil"/>
              <w:right w:val="nil"/>
            </w:tcBorders>
            <w:shd w:val="clear" w:color="auto" w:fill="FFFFFF"/>
            <w:vAlign w:val="bottom"/>
          </w:tcPr>
          <w:p w14:paraId="66A21E49" w14:textId="77777777" w:rsidR="004F2EE9" w:rsidRPr="009F59B1" w:rsidRDefault="004F2EE9" w:rsidP="00C451FC">
            <w:pPr>
              <w:shd w:val="clear" w:color="auto" w:fill="FFFFFF"/>
              <w:tabs>
                <w:tab w:val="left" w:leader="dot" w:pos="5040"/>
              </w:tabs>
              <w:ind w:right="144"/>
              <w:jc w:val="right"/>
            </w:pPr>
          </w:p>
        </w:tc>
        <w:tc>
          <w:tcPr>
            <w:tcW w:w="1218" w:type="dxa"/>
            <w:tcBorders>
              <w:top w:val="single" w:sz="6" w:space="0" w:color="auto"/>
              <w:left w:val="nil"/>
              <w:bottom w:val="nil"/>
              <w:right w:val="nil"/>
            </w:tcBorders>
            <w:shd w:val="clear" w:color="auto" w:fill="FFFFFF"/>
            <w:vAlign w:val="bottom"/>
          </w:tcPr>
          <w:p w14:paraId="66A21E4A" w14:textId="77777777" w:rsidR="004F2EE9" w:rsidRPr="009F59B1" w:rsidRDefault="004F2EE9" w:rsidP="00C451FC">
            <w:pPr>
              <w:shd w:val="clear" w:color="auto" w:fill="FFFFFF"/>
              <w:tabs>
                <w:tab w:val="left" w:leader="dot" w:pos="5040"/>
              </w:tabs>
              <w:ind w:right="144"/>
              <w:jc w:val="right"/>
            </w:pPr>
          </w:p>
        </w:tc>
      </w:tr>
      <w:tr w:rsidR="004F2EE9" w:rsidRPr="009F59B1" w14:paraId="66A21E50" w14:textId="77777777" w:rsidTr="00C451FC">
        <w:trPr>
          <w:trHeight w:val="20"/>
          <w:jc w:val="center"/>
        </w:trPr>
        <w:tc>
          <w:tcPr>
            <w:tcW w:w="5220" w:type="dxa"/>
            <w:tcBorders>
              <w:top w:val="nil"/>
              <w:left w:val="nil"/>
              <w:bottom w:val="nil"/>
              <w:right w:val="nil"/>
            </w:tcBorders>
            <w:shd w:val="clear" w:color="auto" w:fill="FFFFFF"/>
          </w:tcPr>
          <w:p w14:paraId="66A21E4C" w14:textId="77777777" w:rsidR="004F2EE9" w:rsidRPr="009F59B1" w:rsidRDefault="004F2EE9" w:rsidP="00D3084C">
            <w:pPr>
              <w:shd w:val="clear" w:color="auto" w:fill="FFFFFF"/>
              <w:tabs>
                <w:tab w:val="left" w:leader="dot" w:pos="5040"/>
              </w:tabs>
              <w:jc w:val="both"/>
            </w:pPr>
            <w:r w:rsidRPr="008A3AD8">
              <w:rPr>
                <w:smallCaps/>
                <w:szCs w:val="18"/>
              </w:rPr>
              <w:t xml:space="preserve">Division </w:t>
            </w:r>
            <w:r w:rsidRPr="008A3AD8">
              <w:rPr>
                <w:szCs w:val="18"/>
              </w:rPr>
              <w:t>891.</w:t>
            </w:r>
            <w:r w:rsidRPr="008A3AD8">
              <w:rPr>
                <w:rFonts w:eastAsia="Times New Roman"/>
                <w:szCs w:val="18"/>
              </w:rPr>
              <w:t>—CAPITAL WORKS AND SERVICES</w:t>
            </w:r>
          </w:p>
        </w:tc>
        <w:tc>
          <w:tcPr>
            <w:tcW w:w="1350" w:type="dxa"/>
            <w:tcBorders>
              <w:top w:val="nil"/>
              <w:left w:val="nil"/>
              <w:bottom w:val="nil"/>
              <w:right w:val="single" w:sz="6" w:space="0" w:color="auto"/>
            </w:tcBorders>
            <w:shd w:val="clear" w:color="auto" w:fill="FFFFFF"/>
            <w:vAlign w:val="bottom"/>
          </w:tcPr>
          <w:p w14:paraId="66A21E4D" w14:textId="77777777" w:rsidR="004F2EE9" w:rsidRPr="009F59B1" w:rsidRDefault="004F2EE9" w:rsidP="00C451FC">
            <w:pPr>
              <w:shd w:val="clear" w:color="auto" w:fill="FFFFFF"/>
              <w:tabs>
                <w:tab w:val="left" w:leader="dot" w:pos="5040"/>
              </w:tabs>
              <w:ind w:right="144"/>
              <w:jc w:val="right"/>
            </w:pPr>
          </w:p>
        </w:tc>
        <w:tc>
          <w:tcPr>
            <w:tcW w:w="1241" w:type="dxa"/>
            <w:tcBorders>
              <w:top w:val="nil"/>
              <w:left w:val="single" w:sz="6" w:space="0" w:color="auto"/>
              <w:bottom w:val="nil"/>
              <w:right w:val="nil"/>
            </w:tcBorders>
            <w:shd w:val="clear" w:color="auto" w:fill="FFFFFF"/>
            <w:vAlign w:val="bottom"/>
          </w:tcPr>
          <w:p w14:paraId="66A21E4E"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4F" w14:textId="77777777" w:rsidR="004F2EE9" w:rsidRPr="009F59B1" w:rsidRDefault="004F2EE9" w:rsidP="00C451FC">
            <w:pPr>
              <w:shd w:val="clear" w:color="auto" w:fill="FFFFFF"/>
              <w:tabs>
                <w:tab w:val="left" w:leader="dot" w:pos="5040"/>
              </w:tabs>
              <w:ind w:right="144"/>
              <w:jc w:val="right"/>
            </w:pPr>
          </w:p>
        </w:tc>
      </w:tr>
      <w:tr w:rsidR="004F2EE9" w:rsidRPr="009F59B1" w14:paraId="66A21E55" w14:textId="77777777" w:rsidTr="00C451FC">
        <w:trPr>
          <w:trHeight w:val="20"/>
          <w:jc w:val="center"/>
        </w:trPr>
        <w:tc>
          <w:tcPr>
            <w:tcW w:w="5220" w:type="dxa"/>
            <w:tcBorders>
              <w:top w:val="nil"/>
              <w:left w:val="nil"/>
              <w:bottom w:val="nil"/>
              <w:right w:val="nil"/>
            </w:tcBorders>
            <w:shd w:val="clear" w:color="auto" w:fill="FFFFFF"/>
          </w:tcPr>
          <w:p w14:paraId="66A21E51" w14:textId="77777777" w:rsidR="004F2EE9" w:rsidRPr="009F59B1" w:rsidRDefault="004F2EE9" w:rsidP="00D3084C">
            <w:pPr>
              <w:shd w:val="clear" w:color="auto" w:fill="FFFFFF"/>
              <w:tabs>
                <w:tab w:val="left" w:leader="dot" w:pos="5040"/>
              </w:tabs>
              <w:jc w:val="both"/>
            </w:pPr>
            <w:r w:rsidRPr="008A3AD8">
              <w:rPr>
                <w:b/>
                <w:bCs/>
                <w:szCs w:val="18"/>
              </w:rPr>
              <w:t>1.</w:t>
            </w:r>
            <w:r w:rsidRPr="008A3AD8">
              <w:rPr>
                <w:rFonts w:eastAsia="Times New Roman"/>
                <w:b/>
                <w:bCs/>
                <w:szCs w:val="18"/>
              </w:rPr>
              <w:t>—Plant and Equipment—</w:t>
            </w:r>
          </w:p>
        </w:tc>
        <w:tc>
          <w:tcPr>
            <w:tcW w:w="1350" w:type="dxa"/>
            <w:tcBorders>
              <w:top w:val="nil"/>
              <w:left w:val="nil"/>
              <w:bottom w:val="nil"/>
              <w:right w:val="single" w:sz="6" w:space="0" w:color="auto"/>
            </w:tcBorders>
            <w:shd w:val="clear" w:color="auto" w:fill="FFFFFF"/>
            <w:vAlign w:val="bottom"/>
          </w:tcPr>
          <w:p w14:paraId="66A21E52" w14:textId="77777777" w:rsidR="004F2EE9" w:rsidRPr="009F59B1" w:rsidRDefault="004F2EE9" w:rsidP="00C451FC">
            <w:pPr>
              <w:shd w:val="clear" w:color="auto" w:fill="FFFFFF"/>
              <w:tabs>
                <w:tab w:val="left" w:leader="dot" w:pos="5040"/>
              </w:tabs>
              <w:ind w:right="144"/>
              <w:jc w:val="right"/>
            </w:pPr>
          </w:p>
        </w:tc>
        <w:tc>
          <w:tcPr>
            <w:tcW w:w="1241" w:type="dxa"/>
            <w:tcBorders>
              <w:top w:val="nil"/>
              <w:left w:val="single" w:sz="6" w:space="0" w:color="auto"/>
              <w:bottom w:val="nil"/>
              <w:right w:val="nil"/>
            </w:tcBorders>
            <w:shd w:val="clear" w:color="auto" w:fill="FFFFFF"/>
            <w:vAlign w:val="bottom"/>
          </w:tcPr>
          <w:p w14:paraId="66A21E53"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54" w14:textId="77777777" w:rsidR="004F2EE9" w:rsidRPr="009F59B1" w:rsidRDefault="004F2EE9" w:rsidP="00C451FC">
            <w:pPr>
              <w:shd w:val="clear" w:color="auto" w:fill="FFFFFF"/>
              <w:tabs>
                <w:tab w:val="left" w:leader="dot" w:pos="5040"/>
              </w:tabs>
              <w:ind w:right="144"/>
              <w:jc w:val="right"/>
            </w:pPr>
          </w:p>
        </w:tc>
      </w:tr>
      <w:tr w:rsidR="004F2EE9" w:rsidRPr="009F59B1" w14:paraId="66A21E5A" w14:textId="77777777" w:rsidTr="00C451FC">
        <w:trPr>
          <w:trHeight w:val="20"/>
          <w:jc w:val="center"/>
        </w:trPr>
        <w:tc>
          <w:tcPr>
            <w:tcW w:w="5220" w:type="dxa"/>
            <w:tcBorders>
              <w:top w:val="nil"/>
              <w:left w:val="nil"/>
              <w:right w:val="nil"/>
            </w:tcBorders>
            <w:shd w:val="clear" w:color="auto" w:fill="FFFFFF"/>
          </w:tcPr>
          <w:p w14:paraId="66A21E56" w14:textId="77777777" w:rsidR="004F2EE9" w:rsidRPr="009F59B1" w:rsidRDefault="004F2EE9" w:rsidP="00D3084C">
            <w:pPr>
              <w:shd w:val="clear" w:color="auto" w:fill="FFFFFF"/>
              <w:tabs>
                <w:tab w:val="left" w:leader="dot" w:pos="5040"/>
              </w:tabs>
              <w:ind w:left="110"/>
              <w:jc w:val="both"/>
            </w:pPr>
            <w:r w:rsidRPr="008A3AD8">
              <w:rPr>
                <w:szCs w:val="18"/>
              </w:rPr>
              <w:t>03. Other branches</w:t>
            </w:r>
            <w:r w:rsidR="001E6B55">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E57" w14:textId="77777777" w:rsidR="004F2EE9" w:rsidRPr="009F59B1" w:rsidRDefault="004F2EE9" w:rsidP="00C451FC">
            <w:pPr>
              <w:shd w:val="clear" w:color="auto" w:fill="FFFFFF"/>
              <w:tabs>
                <w:tab w:val="left" w:leader="dot" w:pos="5040"/>
              </w:tabs>
              <w:ind w:right="144"/>
              <w:jc w:val="right"/>
            </w:pPr>
            <w:r w:rsidRPr="008A3AD8">
              <w:rPr>
                <w:b/>
                <w:bCs/>
                <w:szCs w:val="18"/>
              </w:rPr>
              <w:t>6,000</w:t>
            </w:r>
          </w:p>
        </w:tc>
        <w:tc>
          <w:tcPr>
            <w:tcW w:w="1241" w:type="dxa"/>
            <w:tcBorders>
              <w:top w:val="nil"/>
              <w:left w:val="single" w:sz="6" w:space="0" w:color="auto"/>
              <w:bottom w:val="nil"/>
              <w:right w:val="nil"/>
            </w:tcBorders>
            <w:shd w:val="clear" w:color="auto" w:fill="FFFFFF"/>
            <w:vAlign w:val="bottom"/>
          </w:tcPr>
          <w:p w14:paraId="66A21E58" w14:textId="77777777" w:rsidR="004F2EE9" w:rsidRPr="009F59B1" w:rsidRDefault="004F2EE9" w:rsidP="00C451FC">
            <w:pPr>
              <w:shd w:val="clear" w:color="auto" w:fill="FFFFFF"/>
              <w:tabs>
                <w:tab w:val="left" w:leader="dot" w:pos="5040"/>
              </w:tabs>
              <w:ind w:right="144"/>
              <w:jc w:val="right"/>
            </w:pPr>
            <w:r w:rsidRPr="008A3AD8">
              <w:rPr>
                <w:szCs w:val="18"/>
              </w:rPr>
              <w:t>83,000</w:t>
            </w:r>
          </w:p>
        </w:tc>
        <w:tc>
          <w:tcPr>
            <w:tcW w:w="1218" w:type="dxa"/>
            <w:tcBorders>
              <w:top w:val="nil"/>
              <w:left w:val="nil"/>
              <w:bottom w:val="nil"/>
              <w:right w:val="nil"/>
            </w:tcBorders>
            <w:shd w:val="clear" w:color="auto" w:fill="FFFFFF"/>
            <w:vAlign w:val="bottom"/>
          </w:tcPr>
          <w:p w14:paraId="66A21E59" w14:textId="77777777" w:rsidR="004F2EE9" w:rsidRPr="009F59B1" w:rsidRDefault="004F2EE9" w:rsidP="00C451FC">
            <w:pPr>
              <w:shd w:val="clear" w:color="auto" w:fill="FFFFFF"/>
              <w:tabs>
                <w:tab w:val="left" w:leader="dot" w:pos="5040"/>
              </w:tabs>
              <w:ind w:right="144"/>
              <w:jc w:val="right"/>
            </w:pPr>
            <w:r w:rsidRPr="008A3AD8">
              <w:rPr>
                <w:szCs w:val="18"/>
              </w:rPr>
              <w:t>14,267</w:t>
            </w:r>
          </w:p>
        </w:tc>
      </w:tr>
      <w:tr w:rsidR="004F2EE9" w:rsidRPr="009F59B1" w14:paraId="66A21E5F" w14:textId="77777777" w:rsidTr="00C451FC">
        <w:trPr>
          <w:trHeight w:val="20"/>
          <w:jc w:val="center"/>
        </w:trPr>
        <w:tc>
          <w:tcPr>
            <w:tcW w:w="5220" w:type="dxa"/>
            <w:tcBorders>
              <w:left w:val="nil"/>
              <w:bottom w:val="nil"/>
              <w:right w:val="nil"/>
            </w:tcBorders>
            <w:shd w:val="clear" w:color="auto" w:fill="FFFFFF"/>
          </w:tcPr>
          <w:p w14:paraId="66A21E5B" w14:textId="77777777" w:rsidR="004F2EE9" w:rsidRPr="009F59B1" w:rsidRDefault="004F2EE9" w:rsidP="00F42282">
            <w:pPr>
              <w:shd w:val="clear" w:color="auto" w:fill="FFFFFF"/>
              <w:tabs>
                <w:tab w:val="left" w:leader="dot" w:pos="5040"/>
              </w:tabs>
              <w:spacing w:before="120"/>
              <w:pPrChange w:id="153" w:author="Proof Communications" w:date="2020-04-27T12:54:00Z">
                <w:pPr>
                  <w:shd w:val="clear" w:color="auto" w:fill="FFFFFF"/>
                  <w:tabs>
                    <w:tab w:val="left" w:leader="dot" w:pos="5040"/>
                  </w:tabs>
                  <w:spacing w:before="120"/>
                  <w:jc w:val="both"/>
                </w:pPr>
              </w:pPrChange>
            </w:pPr>
            <w:r w:rsidRPr="008A3AD8">
              <w:rPr>
                <w:smallCaps/>
                <w:szCs w:val="18"/>
              </w:rPr>
              <w:t xml:space="preserve">Division </w:t>
            </w:r>
            <w:r w:rsidRPr="008A3AD8">
              <w:rPr>
                <w:szCs w:val="18"/>
              </w:rPr>
              <w:t>892.</w:t>
            </w:r>
            <w:r w:rsidRPr="008A3AD8">
              <w:rPr>
                <w:rFonts w:eastAsia="Times New Roman"/>
                <w:szCs w:val="18"/>
              </w:rPr>
              <w:t>—PAYMENTS TO OR FOR THE STATES AND THE NORTHERN TERRITORY</w:t>
            </w:r>
          </w:p>
        </w:tc>
        <w:tc>
          <w:tcPr>
            <w:tcW w:w="1350" w:type="dxa"/>
            <w:tcBorders>
              <w:top w:val="single" w:sz="6" w:space="0" w:color="auto"/>
              <w:left w:val="nil"/>
              <w:bottom w:val="nil"/>
              <w:right w:val="single" w:sz="6" w:space="0" w:color="auto"/>
            </w:tcBorders>
            <w:shd w:val="clear" w:color="auto" w:fill="FFFFFF"/>
            <w:vAlign w:val="bottom"/>
          </w:tcPr>
          <w:p w14:paraId="66A21E5C" w14:textId="77777777" w:rsidR="004F2EE9" w:rsidRPr="009F59B1" w:rsidRDefault="004F2EE9" w:rsidP="00C451FC">
            <w:pPr>
              <w:shd w:val="clear" w:color="auto" w:fill="FFFFFF"/>
              <w:tabs>
                <w:tab w:val="left" w:leader="dot" w:pos="5040"/>
              </w:tabs>
              <w:ind w:right="144"/>
              <w:jc w:val="right"/>
            </w:pPr>
          </w:p>
        </w:tc>
        <w:tc>
          <w:tcPr>
            <w:tcW w:w="1241" w:type="dxa"/>
            <w:tcBorders>
              <w:top w:val="nil"/>
              <w:left w:val="single" w:sz="6" w:space="0" w:color="auto"/>
              <w:bottom w:val="nil"/>
              <w:right w:val="nil"/>
            </w:tcBorders>
            <w:shd w:val="clear" w:color="auto" w:fill="FFFFFF"/>
            <w:vAlign w:val="bottom"/>
          </w:tcPr>
          <w:p w14:paraId="66A21E5D" w14:textId="77777777" w:rsidR="004F2EE9" w:rsidRPr="009F59B1" w:rsidRDefault="004F2EE9" w:rsidP="00C451FC">
            <w:pPr>
              <w:shd w:val="clear" w:color="auto" w:fill="FFFFFF"/>
              <w:tabs>
                <w:tab w:val="left" w:leader="dot" w:pos="5040"/>
              </w:tabs>
              <w:ind w:right="144"/>
              <w:jc w:val="right"/>
            </w:pPr>
          </w:p>
        </w:tc>
        <w:tc>
          <w:tcPr>
            <w:tcW w:w="1218" w:type="dxa"/>
            <w:tcBorders>
              <w:top w:val="nil"/>
              <w:left w:val="nil"/>
              <w:bottom w:val="nil"/>
              <w:right w:val="nil"/>
            </w:tcBorders>
            <w:shd w:val="clear" w:color="auto" w:fill="FFFFFF"/>
            <w:vAlign w:val="bottom"/>
          </w:tcPr>
          <w:p w14:paraId="66A21E5E" w14:textId="77777777" w:rsidR="004F2EE9" w:rsidRPr="009F59B1" w:rsidRDefault="004F2EE9" w:rsidP="00C451FC">
            <w:pPr>
              <w:shd w:val="clear" w:color="auto" w:fill="FFFFFF"/>
              <w:tabs>
                <w:tab w:val="left" w:leader="dot" w:pos="5040"/>
              </w:tabs>
              <w:ind w:right="144"/>
              <w:jc w:val="right"/>
            </w:pPr>
          </w:p>
        </w:tc>
      </w:tr>
      <w:tr w:rsidR="004F2EE9" w:rsidRPr="009F59B1" w14:paraId="66A21E64" w14:textId="77777777" w:rsidTr="00C451FC">
        <w:trPr>
          <w:trHeight w:val="20"/>
          <w:jc w:val="center"/>
        </w:trPr>
        <w:tc>
          <w:tcPr>
            <w:tcW w:w="5220" w:type="dxa"/>
            <w:tcBorders>
              <w:top w:val="nil"/>
              <w:left w:val="nil"/>
              <w:right w:val="nil"/>
            </w:tcBorders>
            <w:shd w:val="clear" w:color="auto" w:fill="FFFFFF"/>
          </w:tcPr>
          <w:p w14:paraId="66A21E60" w14:textId="77777777" w:rsidR="004F2EE9" w:rsidRPr="009F59B1" w:rsidRDefault="004F2EE9" w:rsidP="00F42282">
            <w:pPr>
              <w:shd w:val="clear" w:color="auto" w:fill="FFFFFF"/>
              <w:tabs>
                <w:tab w:val="left" w:leader="dot" w:pos="5040"/>
              </w:tabs>
              <w:ind w:firstLine="10"/>
              <w:pPrChange w:id="154" w:author="Proof Communications" w:date="2020-04-27T12:54:00Z">
                <w:pPr>
                  <w:shd w:val="clear" w:color="auto" w:fill="FFFFFF"/>
                  <w:tabs>
                    <w:tab w:val="left" w:leader="dot" w:pos="5040"/>
                  </w:tabs>
                  <w:ind w:firstLine="10"/>
                  <w:jc w:val="both"/>
                </w:pPr>
              </w:pPrChange>
            </w:pPr>
            <w:r w:rsidRPr="008A3AD8">
              <w:rPr>
                <w:b/>
                <w:bCs/>
                <w:szCs w:val="18"/>
              </w:rPr>
              <w:t>5.</w:t>
            </w:r>
            <w:r w:rsidRPr="008A3AD8">
              <w:rPr>
                <w:rFonts w:eastAsia="Times New Roman"/>
                <w:b/>
                <w:bCs/>
                <w:szCs w:val="18"/>
              </w:rPr>
              <w:t>—Grant to Queensland to assist Mount Isa City Council reduce the capital debt burden in respect of loans raised for the Julius Dam Project</w:t>
            </w:r>
            <w:r w:rsidR="00265DC5">
              <w:rPr>
                <w:rFonts w:eastAsia="Times New Roman"/>
                <w:b/>
                <w:bCs/>
                <w:szCs w:val="18"/>
              </w:rPr>
              <w:tab/>
            </w:r>
          </w:p>
        </w:tc>
        <w:tc>
          <w:tcPr>
            <w:tcW w:w="1350" w:type="dxa"/>
            <w:tcBorders>
              <w:top w:val="nil"/>
              <w:left w:val="nil"/>
              <w:bottom w:val="single" w:sz="6" w:space="0" w:color="auto"/>
              <w:right w:val="single" w:sz="6" w:space="0" w:color="auto"/>
            </w:tcBorders>
            <w:shd w:val="clear" w:color="auto" w:fill="FFFFFF"/>
            <w:vAlign w:val="bottom"/>
          </w:tcPr>
          <w:p w14:paraId="66A21E61" w14:textId="77777777" w:rsidR="004F2EE9" w:rsidRPr="009F59B1" w:rsidRDefault="004F2EE9" w:rsidP="00C451FC">
            <w:pPr>
              <w:shd w:val="clear" w:color="auto" w:fill="FFFFFF"/>
              <w:tabs>
                <w:tab w:val="left" w:leader="dot" w:pos="5040"/>
              </w:tabs>
              <w:ind w:right="144"/>
              <w:jc w:val="right"/>
            </w:pPr>
            <w:r w:rsidRPr="008A3AD8">
              <w:rPr>
                <w:b/>
                <w:bCs/>
                <w:szCs w:val="18"/>
              </w:rPr>
              <w:t>250,000</w:t>
            </w:r>
          </w:p>
        </w:tc>
        <w:tc>
          <w:tcPr>
            <w:tcW w:w="1241" w:type="dxa"/>
            <w:tcBorders>
              <w:top w:val="nil"/>
              <w:left w:val="single" w:sz="6" w:space="0" w:color="auto"/>
              <w:bottom w:val="nil"/>
              <w:right w:val="nil"/>
            </w:tcBorders>
            <w:shd w:val="clear" w:color="auto" w:fill="FFFFFF"/>
            <w:vAlign w:val="bottom"/>
          </w:tcPr>
          <w:p w14:paraId="66A21E62" w14:textId="77777777" w:rsidR="004F2EE9" w:rsidRPr="009F59B1" w:rsidRDefault="004F2EE9" w:rsidP="00C451FC">
            <w:pPr>
              <w:shd w:val="clear" w:color="auto" w:fill="FFFFFF"/>
              <w:tabs>
                <w:tab w:val="left" w:leader="dot" w:pos="5040"/>
              </w:tabs>
              <w:ind w:right="144"/>
              <w:jc w:val="right"/>
            </w:pPr>
            <w:r w:rsidRPr="009F59B1">
              <w:t>..</w:t>
            </w:r>
          </w:p>
        </w:tc>
        <w:tc>
          <w:tcPr>
            <w:tcW w:w="1218" w:type="dxa"/>
            <w:tcBorders>
              <w:top w:val="nil"/>
              <w:left w:val="nil"/>
              <w:bottom w:val="nil"/>
              <w:right w:val="nil"/>
            </w:tcBorders>
            <w:shd w:val="clear" w:color="auto" w:fill="FFFFFF"/>
            <w:vAlign w:val="bottom"/>
          </w:tcPr>
          <w:p w14:paraId="66A21E63" w14:textId="77777777" w:rsidR="004F2EE9" w:rsidRPr="009F59B1" w:rsidRDefault="004F2EE9" w:rsidP="00C451FC">
            <w:pPr>
              <w:shd w:val="clear" w:color="auto" w:fill="FFFFFF"/>
              <w:tabs>
                <w:tab w:val="left" w:leader="dot" w:pos="5040"/>
              </w:tabs>
              <w:ind w:right="144"/>
              <w:jc w:val="right"/>
            </w:pPr>
            <w:r w:rsidRPr="008A3AD8">
              <w:rPr>
                <w:szCs w:val="18"/>
              </w:rPr>
              <w:t>250,000</w:t>
            </w:r>
          </w:p>
        </w:tc>
      </w:tr>
      <w:tr w:rsidR="004F2EE9" w:rsidRPr="009F59B1" w14:paraId="66A21E69" w14:textId="77777777" w:rsidTr="00C451FC">
        <w:trPr>
          <w:trHeight w:val="20"/>
          <w:jc w:val="center"/>
        </w:trPr>
        <w:tc>
          <w:tcPr>
            <w:tcW w:w="5220" w:type="dxa"/>
            <w:tcBorders>
              <w:left w:val="nil"/>
              <w:right w:val="nil"/>
            </w:tcBorders>
            <w:shd w:val="clear" w:color="auto" w:fill="FFFFFF"/>
          </w:tcPr>
          <w:p w14:paraId="66A21E65" w14:textId="77777777" w:rsidR="004F2EE9" w:rsidRPr="009F59B1" w:rsidRDefault="004F2EE9" w:rsidP="00F42282">
            <w:pPr>
              <w:shd w:val="clear" w:color="auto" w:fill="FFFFFF"/>
              <w:tabs>
                <w:tab w:val="left" w:leader="dot" w:pos="5040"/>
              </w:tabs>
              <w:spacing w:before="120"/>
              <w:pPrChange w:id="155" w:author="Proof Communications" w:date="2020-04-27T12:54:00Z">
                <w:pPr>
                  <w:shd w:val="clear" w:color="auto" w:fill="FFFFFF"/>
                  <w:tabs>
                    <w:tab w:val="left" w:leader="dot" w:pos="5040"/>
                  </w:tabs>
                  <w:spacing w:before="120"/>
                  <w:jc w:val="both"/>
                </w:pPr>
              </w:pPrChange>
            </w:pPr>
            <w:r w:rsidRPr="008A3AD8">
              <w:rPr>
                <w:b/>
                <w:bCs/>
                <w:szCs w:val="18"/>
              </w:rPr>
              <w:t>6.</w:t>
            </w:r>
            <w:r w:rsidRPr="008A3AD8">
              <w:rPr>
                <w:rFonts w:eastAsia="Times New Roman"/>
                <w:b/>
                <w:bCs/>
                <w:szCs w:val="18"/>
              </w:rPr>
              <w:t>—Grant to Tasmania to assist in accelerated mineral, coal and groundwater exploration</w:t>
            </w:r>
            <w:r w:rsidR="00265DC5">
              <w:rPr>
                <w:rFonts w:eastAsia="Times New Roman"/>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66" w14:textId="77777777" w:rsidR="004F2EE9" w:rsidRPr="009F59B1" w:rsidRDefault="004F2EE9" w:rsidP="00C451FC">
            <w:pPr>
              <w:shd w:val="clear" w:color="auto" w:fill="FFFFFF"/>
              <w:tabs>
                <w:tab w:val="left" w:leader="dot" w:pos="5040"/>
              </w:tabs>
              <w:ind w:right="144"/>
              <w:jc w:val="right"/>
            </w:pPr>
            <w:r w:rsidRPr="008A3AD8">
              <w:rPr>
                <w:b/>
                <w:bCs/>
                <w:szCs w:val="18"/>
              </w:rPr>
              <w:t>200,000</w:t>
            </w:r>
          </w:p>
        </w:tc>
        <w:tc>
          <w:tcPr>
            <w:tcW w:w="1241" w:type="dxa"/>
            <w:tcBorders>
              <w:top w:val="nil"/>
              <w:left w:val="single" w:sz="6" w:space="0" w:color="auto"/>
              <w:bottom w:val="nil"/>
              <w:right w:val="nil"/>
            </w:tcBorders>
            <w:shd w:val="clear" w:color="auto" w:fill="FFFFFF"/>
            <w:vAlign w:val="bottom"/>
          </w:tcPr>
          <w:p w14:paraId="66A21E67" w14:textId="77777777" w:rsidR="004F2EE9" w:rsidRPr="009F59B1" w:rsidRDefault="004F2EE9" w:rsidP="00C451FC">
            <w:pPr>
              <w:shd w:val="clear" w:color="auto" w:fill="FFFFFF"/>
              <w:tabs>
                <w:tab w:val="left" w:leader="dot" w:pos="5040"/>
              </w:tabs>
              <w:ind w:right="144"/>
              <w:jc w:val="right"/>
            </w:pPr>
            <w:r w:rsidRPr="009F59B1">
              <w:t>..</w:t>
            </w:r>
          </w:p>
        </w:tc>
        <w:tc>
          <w:tcPr>
            <w:tcW w:w="1218" w:type="dxa"/>
            <w:tcBorders>
              <w:top w:val="nil"/>
              <w:left w:val="nil"/>
              <w:bottom w:val="nil"/>
              <w:right w:val="nil"/>
            </w:tcBorders>
            <w:shd w:val="clear" w:color="auto" w:fill="FFFFFF"/>
            <w:vAlign w:val="bottom"/>
          </w:tcPr>
          <w:p w14:paraId="66A21E68" w14:textId="77777777" w:rsidR="004F2EE9" w:rsidRPr="009F59B1" w:rsidRDefault="004F2EE9" w:rsidP="00C451FC">
            <w:pPr>
              <w:shd w:val="clear" w:color="auto" w:fill="FFFFFF"/>
              <w:tabs>
                <w:tab w:val="left" w:leader="dot" w:pos="5040"/>
              </w:tabs>
              <w:ind w:right="144"/>
              <w:jc w:val="right"/>
            </w:pPr>
            <w:r w:rsidRPr="009F59B1">
              <w:t>..</w:t>
            </w:r>
          </w:p>
        </w:tc>
      </w:tr>
    </w:tbl>
    <w:p w14:paraId="66A21E6A" w14:textId="77777777" w:rsidR="004F2EE9" w:rsidRPr="009F59B1" w:rsidRDefault="009F59B1" w:rsidP="008C7936">
      <w:pPr>
        <w:shd w:val="clear" w:color="auto" w:fill="FFFFFF"/>
        <w:tabs>
          <w:tab w:val="left" w:leader="dot" w:pos="5040"/>
        </w:tabs>
        <w:spacing w:after="120"/>
        <w:jc w:val="center"/>
      </w:pPr>
      <w:r w:rsidRPr="009F59B1">
        <w:br w:type="page"/>
      </w:r>
      <w:r w:rsidR="004F2EE9" w:rsidRPr="008A3AD8">
        <w:rPr>
          <w:i/>
          <w:iCs/>
          <w:szCs w:val="18"/>
        </w:rPr>
        <w:lastRenderedPageBreak/>
        <w:t>Departments and Services</w:t>
      </w:r>
      <w:r w:rsidR="004F2EE9" w:rsidRPr="008A3AD8">
        <w:rPr>
          <w:rFonts w:eastAsia="Times New Roman"/>
          <w:szCs w:val="18"/>
        </w:rPr>
        <w:t>—</w:t>
      </w:r>
      <w:r w:rsidR="004F2EE9" w:rsidRPr="008A3AD8">
        <w:rPr>
          <w:rFonts w:eastAsia="Times New Roman"/>
          <w:i/>
          <w:iCs/>
          <w:szCs w:val="18"/>
        </w:rPr>
        <w:t>continued</w:t>
      </w:r>
    </w:p>
    <w:p w14:paraId="66A21E6B" w14:textId="77777777" w:rsidR="004F2EE9" w:rsidRPr="009F59B1" w:rsidRDefault="004F2EE9" w:rsidP="00D3084C">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65"/>
        <w:gridCol w:w="1216"/>
      </w:tblGrid>
      <w:tr w:rsidR="004F2EE9" w:rsidRPr="009F59B1" w14:paraId="66A21E6F" w14:textId="77777777" w:rsidTr="008C7936">
        <w:trPr>
          <w:trHeight w:val="20"/>
          <w:jc w:val="center"/>
        </w:trPr>
        <w:tc>
          <w:tcPr>
            <w:tcW w:w="5220" w:type="dxa"/>
            <w:tcBorders>
              <w:top w:val="single" w:sz="6" w:space="0" w:color="auto"/>
              <w:left w:val="nil"/>
              <w:bottom w:val="nil"/>
              <w:right w:val="nil"/>
            </w:tcBorders>
            <w:shd w:val="clear" w:color="auto" w:fill="FFFFFF"/>
          </w:tcPr>
          <w:p w14:paraId="66A21E6C"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E6D" w14:textId="77777777" w:rsidR="004F2EE9" w:rsidRPr="009F59B1" w:rsidRDefault="004F2EE9" w:rsidP="00D3084C">
            <w:pPr>
              <w:shd w:val="clear" w:color="auto" w:fill="FFFFFF"/>
              <w:tabs>
                <w:tab w:val="left" w:leader="dot" w:pos="5040"/>
              </w:tabs>
            </w:pPr>
          </w:p>
        </w:tc>
        <w:tc>
          <w:tcPr>
            <w:tcW w:w="2459" w:type="dxa"/>
            <w:gridSpan w:val="2"/>
            <w:tcBorders>
              <w:top w:val="single" w:sz="6" w:space="0" w:color="auto"/>
              <w:left w:val="single" w:sz="6" w:space="0" w:color="auto"/>
              <w:bottom w:val="single" w:sz="6" w:space="0" w:color="auto"/>
              <w:right w:val="nil"/>
            </w:tcBorders>
            <w:shd w:val="clear" w:color="auto" w:fill="FFFFFF"/>
          </w:tcPr>
          <w:p w14:paraId="66A21E6E" w14:textId="77777777" w:rsidR="004F2EE9" w:rsidRPr="009F59B1" w:rsidRDefault="004F2EE9" w:rsidP="0091688F">
            <w:pPr>
              <w:shd w:val="clear" w:color="auto" w:fill="FFFFFF"/>
              <w:tabs>
                <w:tab w:val="left" w:leader="dot" w:pos="5040"/>
              </w:tabs>
              <w:ind w:left="91" w:firstLine="5"/>
            </w:pPr>
            <w:r w:rsidRPr="008A3AD8">
              <w:rPr>
                <w:szCs w:val="18"/>
              </w:rPr>
              <w:t>Information with respect to previous appropriation and expenditure</w:t>
            </w:r>
          </w:p>
        </w:tc>
      </w:tr>
      <w:tr w:rsidR="004F2EE9" w:rsidRPr="009F59B1" w14:paraId="66A21E74" w14:textId="77777777" w:rsidTr="008C7936">
        <w:trPr>
          <w:trHeight w:val="20"/>
          <w:jc w:val="center"/>
        </w:trPr>
        <w:tc>
          <w:tcPr>
            <w:tcW w:w="5220" w:type="dxa"/>
            <w:tcBorders>
              <w:top w:val="nil"/>
              <w:left w:val="nil"/>
              <w:right w:val="nil"/>
            </w:tcBorders>
            <w:shd w:val="clear" w:color="auto" w:fill="FFFFFF"/>
          </w:tcPr>
          <w:p w14:paraId="66A21E70" w14:textId="77777777" w:rsidR="004F2EE9" w:rsidRPr="009F59B1" w:rsidRDefault="004F2EE9" w:rsidP="00D3084C">
            <w:pPr>
              <w:shd w:val="clear" w:color="auto" w:fill="FFFFFF"/>
              <w:tabs>
                <w:tab w:val="left" w:leader="dot" w:pos="5040"/>
              </w:tabs>
            </w:pPr>
          </w:p>
        </w:tc>
        <w:tc>
          <w:tcPr>
            <w:tcW w:w="1350" w:type="dxa"/>
            <w:tcBorders>
              <w:top w:val="nil"/>
              <w:left w:val="nil"/>
              <w:bottom w:val="single" w:sz="6" w:space="0" w:color="auto"/>
              <w:right w:val="single" w:sz="6" w:space="0" w:color="auto"/>
            </w:tcBorders>
            <w:shd w:val="clear" w:color="auto" w:fill="FFFFFF"/>
            <w:vAlign w:val="bottom"/>
          </w:tcPr>
          <w:p w14:paraId="66A21E71" w14:textId="77777777" w:rsidR="004F2EE9" w:rsidRPr="009F59B1" w:rsidRDefault="004F2EE9" w:rsidP="008C7936">
            <w:pPr>
              <w:shd w:val="clear" w:color="auto" w:fill="FFFFFF"/>
              <w:tabs>
                <w:tab w:val="left" w:leader="dot" w:pos="5040"/>
              </w:tabs>
              <w:ind w:right="144"/>
              <w:jc w:val="right"/>
            </w:pPr>
            <w:r w:rsidRPr="008A3AD8">
              <w:rPr>
                <w:szCs w:val="18"/>
              </w:rPr>
              <w:t>Additional appropriation for 1980-81</w:t>
            </w:r>
          </w:p>
        </w:tc>
        <w:tc>
          <w:tcPr>
            <w:tcW w:w="1254" w:type="dxa"/>
            <w:tcBorders>
              <w:top w:val="single" w:sz="6" w:space="0" w:color="auto"/>
              <w:left w:val="single" w:sz="6" w:space="0" w:color="auto"/>
              <w:bottom w:val="single" w:sz="6" w:space="0" w:color="auto"/>
              <w:right w:val="nil"/>
            </w:tcBorders>
            <w:shd w:val="clear" w:color="auto" w:fill="FFFFFF"/>
            <w:vAlign w:val="bottom"/>
          </w:tcPr>
          <w:p w14:paraId="66A21E72" w14:textId="77777777" w:rsidR="004F2EE9" w:rsidRPr="009F59B1" w:rsidRDefault="004F2EE9" w:rsidP="008C7936">
            <w:pPr>
              <w:shd w:val="clear" w:color="auto" w:fill="FFFFFF"/>
              <w:tabs>
                <w:tab w:val="left" w:leader="dot" w:pos="5040"/>
              </w:tabs>
              <w:ind w:right="144"/>
              <w:jc w:val="right"/>
            </w:pPr>
            <w:r w:rsidRPr="008A3AD8">
              <w:rPr>
                <w:szCs w:val="18"/>
              </w:rPr>
              <w:t>Appropriation made by Appropriation Act (No. 2) 1980-81</w:t>
            </w:r>
          </w:p>
        </w:tc>
        <w:tc>
          <w:tcPr>
            <w:tcW w:w="1205" w:type="dxa"/>
            <w:tcBorders>
              <w:top w:val="single" w:sz="6" w:space="0" w:color="auto"/>
              <w:left w:val="nil"/>
              <w:bottom w:val="single" w:sz="6" w:space="0" w:color="auto"/>
              <w:right w:val="nil"/>
            </w:tcBorders>
            <w:shd w:val="clear" w:color="auto" w:fill="FFFFFF"/>
            <w:vAlign w:val="bottom"/>
          </w:tcPr>
          <w:p w14:paraId="66A21E73" w14:textId="77777777" w:rsidR="004F2EE9" w:rsidRPr="009F59B1" w:rsidRDefault="004F2EE9" w:rsidP="008C7936">
            <w:pPr>
              <w:shd w:val="clear" w:color="auto" w:fill="FFFFFF"/>
              <w:tabs>
                <w:tab w:val="left" w:leader="dot" w:pos="5040"/>
              </w:tabs>
              <w:ind w:right="144"/>
              <w:jc w:val="right"/>
            </w:pPr>
            <w:r w:rsidRPr="008A3AD8">
              <w:rPr>
                <w:szCs w:val="18"/>
              </w:rPr>
              <w:t>Expenditure for 1979-80</w:t>
            </w:r>
          </w:p>
        </w:tc>
      </w:tr>
      <w:tr w:rsidR="004F2EE9" w:rsidRPr="009F59B1" w14:paraId="66A21E79" w14:textId="77777777" w:rsidTr="008C7936">
        <w:trPr>
          <w:trHeight w:val="20"/>
          <w:jc w:val="center"/>
        </w:trPr>
        <w:tc>
          <w:tcPr>
            <w:tcW w:w="5220" w:type="dxa"/>
            <w:tcBorders>
              <w:left w:val="nil"/>
              <w:bottom w:val="nil"/>
              <w:right w:val="nil"/>
            </w:tcBorders>
            <w:shd w:val="clear" w:color="auto" w:fill="FFFFFF"/>
          </w:tcPr>
          <w:p w14:paraId="66A21E75"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E76"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54" w:type="dxa"/>
            <w:tcBorders>
              <w:top w:val="single" w:sz="6" w:space="0" w:color="auto"/>
              <w:left w:val="single" w:sz="6" w:space="0" w:color="auto"/>
              <w:bottom w:val="nil"/>
              <w:right w:val="nil"/>
            </w:tcBorders>
            <w:shd w:val="clear" w:color="auto" w:fill="FFFFFF"/>
          </w:tcPr>
          <w:p w14:paraId="66A21E77"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05" w:type="dxa"/>
            <w:tcBorders>
              <w:top w:val="single" w:sz="6" w:space="0" w:color="auto"/>
              <w:left w:val="nil"/>
              <w:bottom w:val="nil"/>
              <w:right w:val="nil"/>
            </w:tcBorders>
            <w:shd w:val="clear" w:color="auto" w:fill="FFFFFF"/>
          </w:tcPr>
          <w:p w14:paraId="66A21E78" w14:textId="77777777" w:rsidR="004F2EE9" w:rsidRPr="009F59B1" w:rsidRDefault="00657B62" w:rsidP="00D3084C">
            <w:pPr>
              <w:shd w:val="clear" w:color="auto" w:fill="FFFFFF"/>
              <w:tabs>
                <w:tab w:val="left" w:leader="dot" w:pos="5040"/>
              </w:tabs>
              <w:ind w:right="144"/>
              <w:jc w:val="right"/>
            </w:pPr>
            <w:r w:rsidRPr="00657B62">
              <w:rPr>
                <w:szCs w:val="18"/>
              </w:rPr>
              <w:t>$</w:t>
            </w:r>
          </w:p>
        </w:tc>
      </w:tr>
      <w:tr w:rsidR="004F2EE9" w:rsidRPr="009F59B1" w14:paraId="66A21E7E" w14:textId="77777777" w:rsidTr="008C7936">
        <w:trPr>
          <w:trHeight w:val="20"/>
          <w:jc w:val="center"/>
        </w:trPr>
        <w:tc>
          <w:tcPr>
            <w:tcW w:w="5220" w:type="dxa"/>
            <w:tcBorders>
              <w:top w:val="nil"/>
              <w:left w:val="nil"/>
              <w:bottom w:val="nil"/>
              <w:right w:val="nil"/>
            </w:tcBorders>
            <w:shd w:val="clear" w:color="auto" w:fill="FFFFFF"/>
          </w:tcPr>
          <w:p w14:paraId="66A21E7A" w14:textId="77777777" w:rsidR="004F2EE9" w:rsidRPr="009F59B1" w:rsidRDefault="004F2EE9" w:rsidP="00D3084C">
            <w:pPr>
              <w:shd w:val="clear" w:color="auto" w:fill="FFFFFF"/>
              <w:tabs>
                <w:tab w:val="left" w:leader="dot" w:pos="5040"/>
              </w:tabs>
              <w:ind w:firstLine="10"/>
              <w:jc w:val="both"/>
            </w:pPr>
            <w:r w:rsidRPr="008A3AD8">
              <w:rPr>
                <w:i/>
                <w:iCs/>
                <w:szCs w:val="18"/>
              </w:rPr>
              <w:t>Department</w:t>
            </w:r>
            <w:r w:rsidR="00C92EA3" w:rsidRPr="008A3AD8">
              <w:rPr>
                <w:i/>
                <w:iCs/>
                <w:szCs w:val="18"/>
              </w:rPr>
              <w:t xml:space="preserve"> </w:t>
            </w:r>
            <w:r w:rsidRPr="008A3AD8">
              <w:rPr>
                <w:i/>
                <w:iCs/>
                <w:szCs w:val="18"/>
              </w:rPr>
              <w:t>of</w:t>
            </w:r>
            <w:r w:rsidR="00C92EA3" w:rsidRPr="008A3AD8">
              <w:rPr>
                <w:i/>
                <w:iCs/>
                <w:szCs w:val="18"/>
              </w:rPr>
              <w:t xml:space="preserve"> </w:t>
            </w:r>
            <w:r w:rsidRPr="008A3AD8">
              <w:rPr>
                <w:i/>
                <w:iCs/>
                <w:szCs w:val="18"/>
              </w:rPr>
              <w:t>National</w:t>
            </w:r>
            <w:r w:rsidR="00C92EA3" w:rsidRPr="008A3AD8">
              <w:rPr>
                <w:i/>
                <w:iCs/>
                <w:szCs w:val="18"/>
              </w:rPr>
              <w:t xml:space="preserve"> </w:t>
            </w:r>
            <w:r w:rsidRPr="008A3AD8">
              <w:rPr>
                <w:i/>
                <w:iCs/>
                <w:szCs w:val="18"/>
              </w:rPr>
              <w:t>Development</w:t>
            </w:r>
            <w:r w:rsidR="00C92EA3" w:rsidRPr="008A3AD8">
              <w:rPr>
                <w:i/>
                <w:iCs/>
                <w:szCs w:val="18"/>
              </w:rPr>
              <w:t xml:space="preserve"> </w:t>
            </w:r>
            <w:r w:rsidRPr="008A3AD8">
              <w:rPr>
                <w:i/>
                <w:iCs/>
                <w:szCs w:val="18"/>
              </w:rPr>
              <w:t>and</w:t>
            </w:r>
            <w:r w:rsidR="00C92EA3" w:rsidRPr="008A3AD8">
              <w:rPr>
                <w:i/>
                <w:iCs/>
                <w:szCs w:val="18"/>
              </w:rPr>
              <w:t xml:space="preserve"> </w:t>
            </w:r>
            <w:r w:rsidRPr="008A3AD8">
              <w:rPr>
                <w:i/>
                <w:iCs/>
                <w:szCs w:val="18"/>
              </w:rPr>
              <w:t>Energy</w:t>
            </w:r>
            <w:r w:rsidRPr="008A3AD8">
              <w:rPr>
                <w:rFonts w:eastAsia="Times New Roman"/>
                <w:szCs w:val="18"/>
              </w:rPr>
              <w:t xml:space="preserve">— </w:t>
            </w:r>
            <w:r w:rsidRPr="008A3AD8">
              <w:rPr>
                <w:rFonts w:eastAsia="Times New Roman"/>
                <w:i/>
                <w:iCs/>
                <w:szCs w:val="18"/>
              </w:rPr>
              <w:t>continued</w:t>
            </w:r>
          </w:p>
        </w:tc>
        <w:tc>
          <w:tcPr>
            <w:tcW w:w="1350" w:type="dxa"/>
            <w:tcBorders>
              <w:top w:val="nil"/>
              <w:left w:val="nil"/>
              <w:bottom w:val="nil"/>
              <w:right w:val="single" w:sz="6" w:space="0" w:color="auto"/>
            </w:tcBorders>
            <w:shd w:val="clear" w:color="auto" w:fill="FFFFFF"/>
            <w:vAlign w:val="bottom"/>
          </w:tcPr>
          <w:p w14:paraId="66A21E7B" w14:textId="77777777" w:rsidR="004F2EE9" w:rsidRPr="009F59B1" w:rsidRDefault="004F2EE9" w:rsidP="008C7936">
            <w:pPr>
              <w:shd w:val="clear" w:color="auto" w:fill="FFFFFF"/>
              <w:tabs>
                <w:tab w:val="left" w:leader="dot" w:pos="5040"/>
              </w:tabs>
              <w:ind w:right="144"/>
              <w:jc w:val="right"/>
            </w:pPr>
          </w:p>
        </w:tc>
        <w:tc>
          <w:tcPr>
            <w:tcW w:w="1254" w:type="dxa"/>
            <w:tcBorders>
              <w:top w:val="nil"/>
              <w:left w:val="single" w:sz="6" w:space="0" w:color="auto"/>
              <w:bottom w:val="nil"/>
              <w:right w:val="nil"/>
            </w:tcBorders>
            <w:shd w:val="clear" w:color="auto" w:fill="FFFFFF"/>
            <w:vAlign w:val="bottom"/>
          </w:tcPr>
          <w:p w14:paraId="66A21E7C"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nil"/>
              <w:right w:val="nil"/>
            </w:tcBorders>
            <w:shd w:val="clear" w:color="auto" w:fill="FFFFFF"/>
            <w:vAlign w:val="bottom"/>
          </w:tcPr>
          <w:p w14:paraId="66A21E7D" w14:textId="77777777" w:rsidR="004F2EE9" w:rsidRPr="009F59B1" w:rsidRDefault="004F2EE9" w:rsidP="008C7936">
            <w:pPr>
              <w:shd w:val="clear" w:color="auto" w:fill="FFFFFF"/>
              <w:tabs>
                <w:tab w:val="left" w:leader="dot" w:pos="5040"/>
              </w:tabs>
              <w:ind w:right="144"/>
              <w:jc w:val="right"/>
            </w:pPr>
          </w:p>
        </w:tc>
      </w:tr>
      <w:tr w:rsidR="004F2EE9" w:rsidRPr="009F59B1" w14:paraId="66A21E83" w14:textId="77777777" w:rsidTr="008C7936">
        <w:trPr>
          <w:trHeight w:val="20"/>
          <w:jc w:val="center"/>
        </w:trPr>
        <w:tc>
          <w:tcPr>
            <w:tcW w:w="5220" w:type="dxa"/>
            <w:tcBorders>
              <w:top w:val="nil"/>
              <w:left w:val="nil"/>
              <w:bottom w:val="nil"/>
              <w:right w:val="nil"/>
            </w:tcBorders>
            <w:shd w:val="clear" w:color="auto" w:fill="FFFFFF"/>
          </w:tcPr>
          <w:p w14:paraId="66A21E7F" w14:textId="77777777" w:rsidR="004F2EE9" w:rsidRPr="009F59B1" w:rsidRDefault="004F2EE9" w:rsidP="00F42282">
            <w:pPr>
              <w:shd w:val="clear" w:color="auto" w:fill="FFFFFF"/>
              <w:tabs>
                <w:tab w:val="left" w:leader="dot" w:pos="5040"/>
              </w:tabs>
              <w:pPrChange w:id="156" w:author="Proof Communications" w:date="2020-04-27T12:55:00Z">
                <w:pPr>
                  <w:shd w:val="clear" w:color="auto" w:fill="FFFFFF"/>
                  <w:tabs>
                    <w:tab w:val="left" w:leader="dot" w:pos="5040"/>
                  </w:tabs>
                  <w:jc w:val="both"/>
                </w:pPr>
              </w:pPrChange>
            </w:pPr>
            <w:r w:rsidRPr="008A3AD8">
              <w:rPr>
                <w:i/>
                <w:iCs/>
                <w:szCs w:val="18"/>
              </w:rPr>
              <w:t xml:space="preserve">Division </w:t>
            </w:r>
            <w:r w:rsidRPr="008A3AD8">
              <w:rPr>
                <w:szCs w:val="18"/>
              </w:rPr>
              <w:t>892.</w:t>
            </w:r>
            <w:r w:rsidRPr="008A3AD8">
              <w:rPr>
                <w:rFonts w:eastAsia="Times New Roman"/>
                <w:szCs w:val="18"/>
              </w:rPr>
              <w:t>—</w:t>
            </w:r>
            <w:r w:rsidRPr="008A3AD8">
              <w:rPr>
                <w:rFonts w:eastAsia="Times New Roman"/>
                <w:i/>
                <w:iCs/>
                <w:szCs w:val="18"/>
              </w:rPr>
              <w:t>Payments to or for the States and the Northern Territory</w:t>
            </w:r>
            <w:r w:rsidRPr="008A3AD8">
              <w:rPr>
                <w:rFonts w:eastAsia="Times New Roman"/>
                <w:szCs w:val="18"/>
              </w:rPr>
              <w:t>—</w:t>
            </w:r>
            <w:r w:rsidRPr="008A3AD8">
              <w:rPr>
                <w:rFonts w:eastAsia="Times New Roman"/>
                <w:i/>
                <w:iCs/>
                <w:szCs w:val="18"/>
              </w:rPr>
              <w:t>continued</w:t>
            </w:r>
          </w:p>
        </w:tc>
        <w:tc>
          <w:tcPr>
            <w:tcW w:w="1350" w:type="dxa"/>
            <w:tcBorders>
              <w:top w:val="nil"/>
              <w:left w:val="nil"/>
              <w:bottom w:val="nil"/>
              <w:right w:val="single" w:sz="6" w:space="0" w:color="auto"/>
            </w:tcBorders>
            <w:shd w:val="clear" w:color="auto" w:fill="FFFFFF"/>
            <w:vAlign w:val="bottom"/>
          </w:tcPr>
          <w:p w14:paraId="66A21E80" w14:textId="77777777" w:rsidR="004F2EE9" w:rsidRPr="009F59B1" w:rsidRDefault="004F2EE9" w:rsidP="008C7936">
            <w:pPr>
              <w:shd w:val="clear" w:color="auto" w:fill="FFFFFF"/>
              <w:tabs>
                <w:tab w:val="left" w:leader="dot" w:pos="5040"/>
              </w:tabs>
              <w:ind w:right="144"/>
              <w:jc w:val="right"/>
            </w:pPr>
          </w:p>
        </w:tc>
        <w:tc>
          <w:tcPr>
            <w:tcW w:w="1254" w:type="dxa"/>
            <w:tcBorders>
              <w:top w:val="nil"/>
              <w:left w:val="single" w:sz="6" w:space="0" w:color="auto"/>
              <w:bottom w:val="nil"/>
              <w:right w:val="nil"/>
            </w:tcBorders>
            <w:shd w:val="clear" w:color="auto" w:fill="FFFFFF"/>
            <w:vAlign w:val="bottom"/>
          </w:tcPr>
          <w:p w14:paraId="66A21E81"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nil"/>
              <w:right w:val="nil"/>
            </w:tcBorders>
            <w:shd w:val="clear" w:color="auto" w:fill="FFFFFF"/>
            <w:vAlign w:val="bottom"/>
          </w:tcPr>
          <w:p w14:paraId="66A21E82" w14:textId="77777777" w:rsidR="004F2EE9" w:rsidRPr="009F59B1" w:rsidRDefault="004F2EE9" w:rsidP="008C7936">
            <w:pPr>
              <w:shd w:val="clear" w:color="auto" w:fill="FFFFFF"/>
              <w:tabs>
                <w:tab w:val="left" w:leader="dot" w:pos="5040"/>
              </w:tabs>
              <w:ind w:right="144"/>
              <w:jc w:val="right"/>
            </w:pPr>
          </w:p>
        </w:tc>
      </w:tr>
      <w:tr w:rsidR="004F2EE9" w:rsidRPr="009F59B1" w14:paraId="66A21E88" w14:textId="77777777" w:rsidTr="008C7936">
        <w:trPr>
          <w:trHeight w:val="20"/>
          <w:jc w:val="center"/>
        </w:trPr>
        <w:tc>
          <w:tcPr>
            <w:tcW w:w="5220" w:type="dxa"/>
            <w:tcBorders>
              <w:top w:val="nil"/>
              <w:left w:val="nil"/>
              <w:right w:val="nil"/>
            </w:tcBorders>
            <w:shd w:val="clear" w:color="auto" w:fill="FFFFFF"/>
          </w:tcPr>
          <w:p w14:paraId="66A21E84" w14:textId="77777777" w:rsidR="004F2EE9" w:rsidRPr="009F59B1" w:rsidRDefault="004F2EE9" w:rsidP="00D3084C">
            <w:pPr>
              <w:shd w:val="clear" w:color="auto" w:fill="FFFFFF"/>
              <w:tabs>
                <w:tab w:val="left" w:leader="dot" w:pos="5040"/>
              </w:tabs>
              <w:jc w:val="both"/>
            </w:pPr>
            <w:r w:rsidRPr="008A3AD8">
              <w:rPr>
                <w:b/>
                <w:bCs/>
                <w:szCs w:val="18"/>
              </w:rPr>
              <w:t>7.</w:t>
            </w:r>
            <w:r w:rsidRPr="008A3AD8">
              <w:rPr>
                <w:rFonts w:eastAsia="Times New Roman"/>
                <w:b/>
                <w:bCs/>
                <w:szCs w:val="18"/>
              </w:rPr>
              <w:t>—Grant to South Austral</w:t>
            </w:r>
            <w:r w:rsidR="0071312D" w:rsidRPr="008A3AD8">
              <w:rPr>
                <w:rFonts w:eastAsia="Times New Roman"/>
                <w:b/>
                <w:bCs/>
                <w:szCs w:val="18"/>
              </w:rPr>
              <w:t>ia for the Iron Triangle Study</w:t>
            </w:r>
            <w:r w:rsidR="008C7936">
              <w:rPr>
                <w:rFonts w:eastAsia="Times New Roman"/>
                <w:b/>
                <w:bCs/>
                <w:szCs w:val="18"/>
              </w:rPr>
              <w:tab/>
            </w:r>
          </w:p>
        </w:tc>
        <w:tc>
          <w:tcPr>
            <w:tcW w:w="1350" w:type="dxa"/>
            <w:tcBorders>
              <w:top w:val="nil"/>
              <w:left w:val="nil"/>
              <w:bottom w:val="single" w:sz="6" w:space="0" w:color="auto"/>
              <w:right w:val="single" w:sz="6" w:space="0" w:color="auto"/>
            </w:tcBorders>
            <w:shd w:val="clear" w:color="auto" w:fill="FFFFFF"/>
            <w:vAlign w:val="bottom"/>
          </w:tcPr>
          <w:p w14:paraId="66A21E85" w14:textId="77777777" w:rsidR="004F2EE9" w:rsidRPr="009F59B1" w:rsidRDefault="004F2EE9" w:rsidP="008C7936">
            <w:pPr>
              <w:shd w:val="clear" w:color="auto" w:fill="FFFFFF"/>
              <w:tabs>
                <w:tab w:val="left" w:leader="dot" w:pos="5040"/>
              </w:tabs>
              <w:ind w:right="144"/>
              <w:jc w:val="right"/>
            </w:pPr>
            <w:r w:rsidRPr="008A3AD8">
              <w:rPr>
                <w:b/>
                <w:bCs/>
                <w:szCs w:val="18"/>
              </w:rPr>
              <w:t>50,000</w:t>
            </w:r>
          </w:p>
        </w:tc>
        <w:tc>
          <w:tcPr>
            <w:tcW w:w="1254" w:type="dxa"/>
            <w:tcBorders>
              <w:top w:val="nil"/>
              <w:left w:val="single" w:sz="6" w:space="0" w:color="auto"/>
              <w:bottom w:val="nil"/>
              <w:right w:val="nil"/>
            </w:tcBorders>
            <w:shd w:val="clear" w:color="auto" w:fill="FFFFFF"/>
            <w:vAlign w:val="bottom"/>
          </w:tcPr>
          <w:p w14:paraId="66A21E86" w14:textId="77777777" w:rsidR="004F2EE9" w:rsidRPr="009F59B1" w:rsidRDefault="004F2EE9" w:rsidP="008C7936">
            <w:pPr>
              <w:shd w:val="clear" w:color="auto" w:fill="FFFFFF"/>
              <w:tabs>
                <w:tab w:val="left" w:leader="dot" w:pos="5040"/>
              </w:tabs>
              <w:ind w:right="144"/>
              <w:jc w:val="right"/>
            </w:pPr>
            <w:r w:rsidRPr="009F59B1">
              <w:t>..</w:t>
            </w:r>
          </w:p>
        </w:tc>
        <w:tc>
          <w:tcPr>
            <w:tcW w:w="1205" w:type="dxa"/>
            <w:tcBorders>
              <w:top w:val="nil"/>
              <w:left w:val="nil"/>
              <w:bottom w:val="nil"/>
              <w:right w:val="nil"/>
            </w:tcBorders>
            <w:shd w:val="clear" w:color="auto" w:fill="FFFFFF"/>
            <w:vAlign w:val="bottom"/>
          </w:tcPr>
          <w:p w14:paraId="66A21E87" w14:textId="77777777" w:rsidR="004F2EE9" w:rsidRPr="009F59B1" w:rsidRDefault="004F2EE9" w:rsidP="008C7936">
            <w:pPr>
              <w:shd w:val="clear" w:color="auto" w:fill="FFFFFF"/>
              <w:tabs>
                <w:tab w:val="left" w:leader="dot" w:pos="5040"/>
              </w:tabs>
              <w:ind w:right="144"/>
              <w:jc w:val="right"/>
            </w:pPr>
            <w:r w:rsidRPr="009F59B1">
              <w:rPr>
                <w:i/>
                <w:iCs/>
                <w:sz w:val="6"/>
                <w:szCs w:val="6"/>
              </w:rPr>
              <w:t>..</w:t>
            </w:r>
          </w:p>
        </w:tc>
      </w:tr>
      <w:tr w:rsidR="004F2EE9" w:rsidRPr="009F59B1" w14:paraId="66A21E8D" w14:textId="77777777" w:rsidTr="008C7936">
        <w:trPr>
          <w:trHeight w:val="20"/>
          <w:jc w:val="center"/>
        </w:trPr>
        <w:tc>
          <w:tcPr>
            <w:tcW w:w="5220" w:type="dxa"/>
            <w:tcBorders>
              <w:left w:val="nil"/>
              <w:right w:val="nil"/>
            </w:tcBorders>
            <w:shd w:val="clear" w:color="auto" w:fill="FFFFFF"/>
          </w:tcPr>
          <w:p w14:paraId="66A21E89" w14:textId="77777777" w:rsidR="004F2EE9" w:rsidRPr="009F59B1" w:rsidRDefault="00F2277B" w:rsidP="00D3084C">
            <w:pPr>
              <w:shd w:val="clear" w:color="auto" w:fill="FFFFFF"/>
              <w:tabs>
                <w:tab w:val="left" w:leader="dot" w:pos="504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892</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8A" w14:textId="77777777" w:rsidR="004F2EE9" w:rsidRPr="009F59B1" w:rsidRDefault="004F2EE9" w:rsidP="008C7936">
            <w:pPr>
              <w:shd w:val="clear" w:color="auto" w:fill="FFFFFF"/>
              <w:tabs>
                <w:tab w:val="left" w:leader="dot" w:pos="5040"/>
              </w:tabs>
              <w:ind w:right="144"/>
              <w:jc w:val="right"/>
            </w:pPr>
            <w:r w:rsidRPr="008A3AD8">
              <w:rPr>
                <w:b/>
                <w:bCs/>
                <w:szCs w:val="18"/>
              </w:rPr>
              <w:t>500,000</w:t>
            </w:r>
          </w:p>
        </w:tc>
        <w:tc>
          <w:tcPr>
            <w:tcW w:w="1254" w:type="dxa"/>
            <w:tcBorders>
              <w:top w:val="nil"/>
              <w:left w:val="single" w:sz="6" w:space="0" w:color="auto"/>
              <w:bottom w:val="nil"/>
              <w:right w:val="nil"/>
            </w:tcBorders>
            <w:shd w:val="clear" w:color="auto" w:fill="FFFFFF"/>
            <w:vAlign w:val="bottom"/>
          </w:tcPr>
          <w:p w14:paraId="66A21E8B"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nil"/>
              <w:right w:val="nil"/>
            </w:tcBorders>
            <w:shd w:val="clear" w:color="auto" w:fill="FFFFFF"/>
            <w:vAlign w:val="bottom"/>
          </w:tcPr>
          <w:p w14:paraId="66A21E8C" w14:textId="77777777" w:rsidR="004F2EE9" w:rsidRPr="009F59B1" w:rsidRDefault="004F2EE9" w:rsidP="008C7936">
            <w:pPr>
              <w:shd w:val="clear" w:color="auto" w:fill="FFFFFF"/>
              <w:tabs>
                <w:tab w:val="left" w:leader="dot" w:pos="5040"/>
              </w:tabs>
              <w:ind w:right="144"/>
              <w:jc w:val="right"/>
            </w:pPr>
          </w:p>
        </w:tc>
      </w:tr>
      <w:tr w:rsidR="004F2EE9" w:rsidRPr="009F59B1" w14:paraId="66A21E92" w14:textId="77777777" w:rsidTr="008C7936">
        <w:trPr>
          <w:trHeight w:val="20"/>
          <w:jc w:val="center"/>
        </w:trPr>
        <w:tc>
          <w:tcPr>
            <w:tcW w:w="5220" w:type="dxa"/>
            <w:tcBorders>
              <w:left w:val="nil"/>
              <w:bottom w:val="nil"/>
              <w:right w:val="nil"/>
            </w:tcBorders>
            <w:shd w:val="clear" w:color="auto" w:fill="FFFFFF"/>
          </w:tcPr>
          <w:p w14:paraId="66A21E8E" w14:textId="77777777" w:rsidR="004F2EE9" w:rsidRPr="009F59B1" w:rsidRDefault="004F2EE9" w:rsidP="008C7936">
            <w:pPr>
              <w:shd w:val="clear" w:color="auto" w:fill="FFFFFF"/>
              <w:tabs>
                <w:tab w:val="left" w:leader="dot" w:pos="5040"/>
              </w:tabs>
              <w:spacing w:before="120"/>
              <w:jc w:val="both"/>
            </w:pPr>
            <w:r w:rsidRPr="008A3AD8">
              <w:rPr>
                <w:smallCaps/>
                <w:szCs w:val="18"/>
              </w:rPr>
              <w:t xml:space="preserve">Division </w:t>
            </w:r>
            <w:r w:rsidRPr="008A3AD8">
              <w:rPr>
                <w:szCs w:val="18"/>
              </w:rPr>
              <w:t>893.</w:t>
            </w:r>
            <w:r w:rsidRPr="008A3AD8">
              <w:rPr>
                <w:rFonts w:eastAsia="Times New Roman"/>
                <w:szCs w:val="18"/>
              </w:rPr>
              <w:t>—OTHER SERVICES</w:t>
            </w:r>
          </w:p>
        </w:tc>
        <w:tc>
          <w:tcPr>
            <w:tcW w:w="1350" w:type="dxa"/>
            <w:tcBorders>
              <w:top w:val="single" w:sz="6" w:space="0" w:color="auto"/>
              <w:left w:val="nil"/>
              <w:bottom w:val="nil"/>
              <w:right w:val="single" w:sz="6" w:space="0" w:color="auto"/>
            </w:tcBorders>
            <w:shd w:val="clear" w:color="auto" w:fill="FFFFFF"/>
            <w:vAlign w:val="bottom"/>
          </w:tcPr>
          <w:p w14:paraId="66A21E8F" w14:textId="77777777" w:rsidR="004F2EE9" w:rsidRPr="009F59B1" w:rsidRDefault="004F2EE9" w:rsidP="008C7936">
            <w:pPr>
              <w:shd w:val="clear" w:color="auto" w:fill="FFFFFF"/>
              <w:tabs>
                <w:tab w:val="left" w:leader="dot" w:pos="5040"/>
              </w:tabs>
              <w:ind w:right="144"/>
              <w:jc w:val="right"/>
            </w:pPr>
          </w:p>
        </w:tc>
        <w:tc>
          <w:tcPr>
            <w:tcW w:w="1254" w:type="dxa"/>
            <w:tcBorders>
              <w:top w:val="nil"/>
              <w:left w:val="single" w:sz="6" w:space="0" w:color="auto"/>
              <w:bottom w:val="nil"/>
              <w:right w:val="nil"/>
            </w:tcBorders>
            <w:shd w:val="clear" w:color="auto" w:fill="FFFFFF"/>
            <w:vAlign w:val="bottom"/>
          </w:tcPr>
          <w:p w14:paraId="66A21E90"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nil"/>
              <w:right w:val="nil"/>
            </w:tcBorders>
            <w:shd w:val="clear" w:color="auto" w:fill="FFFFFF"/>
            <w:vAlign w:val="bottom"/>
          </w:tcPr>
          <w:p w14:paraId="66A21E91" w14:textId="77777777" w:rsidR="004F2EE9" w:rsidRPr="009F59B1" w:rsidRDefault="004F2EE9" w:rsidP="008C7936">
            <w:pPr>
              <w:shd w:val="clear" w:color="auto" w:fill="FFFFFF"/>
              <w:tabs>
                <w:tab w:val="left" w:leader="dot" w:pos="5040"/>
              </w:tabs>
              <w:ind w:right="144"/>
              <w:jc w:val="right"/>
            </w:pPr>
          </w:p>
        </w:tc>
      </w:tr>
      <w:tr w:rsidR="004F2EE9" w:rsidRPr="009F59B1" w14:paraId="66A21E97" w14:textId="77777777" w:rsidTr="008C7936">
        <w:trPr>
          <w:trHeight w:val="20"/>
          <w:jc w:val="center"/>
        </w:trPr>
        <w:tc>
          <w:tcPr>
            <w:tcW w:w="5220" w:type="dxa"/>
            <w:tcBorders>
              <w:top w:val="nil"/>
              <w:left w:val="nil"/>
              <w:bottom w:val="nil"/>
              <w:right w:val="nil"/>
            </w:tcBorders>
            <w:shd w:val="clear" w:color="auto" w:fill="FFFFFF"/>
          </w:tcPr>
          <w:p w14:paraId="66A21E93" w14:textId="77777777" w:rsidR="004F2EE9" w:rsidRPr="009F59B1" w:rsidRDefault="004F2EE9" w:rsidP="0091688F">
            <w:pPr>
              <w:shd w:val="clear" w:color="auto" w:fill="FFFFFF"/>
              <w:tabs>
                <w:tab w:val="left" w:leader="dot" w:pos="5040"/>
              </w:tabs>
              <w:ind w:left="115"/>
            </w:pPr>
            <w:r w:rsidRPr="008A3AD8">
              <w:rPr>
                <w:szCs w:val="18"/>
              </w:rPr>
              <w:t>01. Energy policy information programs</w:t>
            </w:r>
            <w:r w:rsidR="008C7936">
              <w:rPr>
                <w:szCs w:val="18"/>
              </w:rPr>
              <w:tab/>
            </w:r>
          </w:p>
        </w:tc>
        <w:tc>
          <w:tcPr>
            <w:tcW w:w="1350" w:type="dxa"/>
            <w:tcBorders>
              <w:top w:val="nil"/>
              <w:left w:val="nil"/>
              <w:bottom w:val="nil"/>
              <w:right w:val="single" w:sz="6" w:space="0" w:color="auto"/>
            </w:tcBorders>
            <w:shd w:val="clear" w:color="auto" w:fill="FFFFFF"/>
            <w:vAlign w:val="bottom"/>
          </w:tcPr>
          <w:p w14:paraId="66A21E94" w14:textId="77777777" w:rsidR="004F2EE9" w:rsidRPr="009F59B1" w:rsidRDefault="004F2EE9" w:rsidP="008C7936">
            <w:pPr>
              <w:shd w:val="clear" w:color="auto" w:fill="FFFFFF"/>
              <w:tabs>
                <w:tab w:val="left" w:leader="dot" w:pos="5040"/>
              </w:tabs>
              <w:ind w:right="144"/>
              <w:jc w:val="right"/>
            </w:pPr>
            <w:r w:rsidRPr="008A3AD8">
              <w:rPr>
                <w:szCs w:val="18"/>
              </w:rPr>
              <w:t>150,000</w:t>
            </w:r>
          </w:p>
        </w:tc>
        <w:tc>
          <w:tcPr>
            <w:tcW w:w="1254" w:type="dxa"/>
            <w:tcBorders>
              <w:top w:val="nil"/>
              <w:left w:val="single" w:sz="6" w:space="0" w:color="auto"/>
              <w:bottom w:val="nil"/>
              <w:right w:val="nil"/>
            </w:tcBorders>
            <w:shd w:val="clear" w:color="auto" w:fill="FFFFFF"/>
            <w:vAlign w:val="bottom"/>
          </w:tcPr>
          <w:p w14:paraId="66A21E95" w14:textId="77777777" w:rsidR="004F2EE9" w:rsidRPr="009F59B1" w:rsidRDefault="004F2EE9" w:rsidP="008C7936">
            <w:pPr>
              <w:shd w:val="clear" w:color="auto" w:fill="FFFFFF"/>
              <w:tabs>
                <w:tab w:val="left" w:leader="dot" w:pos="5040"/>
              </w:tabs>
              <w:ind w:right="144"/>
              <w:jc w:val="right"/>
            </w:pPr>
            <w:r w:rsidRPr="008A3AD8">
              <w:rPr>
                <w:szCs w:val="18"/>
              </w:rPr>
              <w:t>1,000,000</w:t>
            </w:r>
          </w:p>
        </w:tc>
        <w:tc>
          <w:tcPr>
            <w:tcW w:w="1205" w:type="dxa"/>
            <w:tcBorders>
              <w:top w:val="nil"/>
              <w:left w:val="nil"/>
              <w:bottom w:val="nil"/>
              <w:right w:val="nil"/>
            </w:tcBorders>
            <w:shd w:val="clear" w:color="auto" w:fill="FFFFFF"/>
            <w:vAlign w:val="bottom"/>
          </w:tcPr>
          <w:p w14:paraId="66A21E96" w14:textId="77777777" w:rsidR="004F2EE9" w:rsidRPr="009F59B1" w:rsidRDefault="004F2EE9" w:rsidP="008C7936">
            <w:pPr>
              <w:shd w:val="clear" w:color="auto" w:fill="FFFFFF"/>
              <w:tabs>
                <w:tab w:val="left" w:leader="dot" w:pos="5040"/>
              </w:tabs>
              <w:ind w:right="144"/>
              <w:jc w:val="right"/>
            </w:pPr>
          </w:p>
        </w:tc>
      </w:tr>
      <w:tr w:rsidR="004F2EE9" w:rsidRPr="009F59B1" w14:paraId="66A21E9C" w14:textId="77777777" w:rsidTr="008C7936">
        <w:trPr>
          <w:trHeight w:val="20"/>
          <w:jc w:val="center"/>
        </w:trPr>
        <w:tc>
          <w:tcPr>
            <w:tcW w:w="5220" w:type="dxa"/>
            <w:tcBorders>
              <w:top w:val="nil"/>
              <w:left w:val="nil"/>
              <w:right w:val="nil"/>
            </w:tcBorders>
            <w:shd w:val="clear" w:color="auto" w:fill="FFFFFF"/>
          </w:tcPr>
          <w:p w14:paraId="66A21E98" w14:textId="77777777" w:rsidR="004F2EE9" w:rsidRPr="009F59B1" w:rsidRDefault="004F2EE9" w:rsidP="0091688F">
            <w:pPr>
              <w:shd w:val="clear" w:color="auto" w:fill="FFFFFF"/>
              <w:tabs>
                <w:tab w:val="left" w:leader="dot" w:pos="5040"/>
              </w:tabs>
              <w:ind w:left="706" w:hanging="576"/>
            </w:pPr>
            <w:r w:rsidRPr="008A3AD8">
              <w:rPr>
                <w:szCs w:val="18"/>
              </w:rPr>
              <w:t>04. International</w:t>
            </w:r>
            <w:r w:rsidR="00C92EA3" w:rsidRPr="008A3AD8">
              <w:rPr>
                <w:szCs w:val="18"/>
              </w:rPr>
              <w:t xml:space="preserve"> </w:t>
            </w:r>
            <w:r w:rsidRPr="008A3AD8">
              <w:rPr>
                <w:szCs w:val="18"/>
              </w:rPr>
              <w:t>Energy</w:t>
            </w:r>
            <w:r w:rsidR="00C92EA3" w:rsidRPr="008A3AD8">
              <w:rPr>
                <w:szCs w:val="18"/>
              </w:rPr>
              <w:t xml:space="preserve"> </w:t>
            </w:r>
            <w:r w:rsidRPr="008A3AD8">
              <w:rPr>
                <w:szCs w:val="18"/>
              </w:rPr>
              <w:t>Agency</w:t>
            </w:r>
            <w:r w:rsidRPr="008A3AD8">
              <w:rPr>
                <w:rFonts w:eastAsia="Times New Roman"/>
                <w:szCs w:val="18"/>
              </w:rPr>
              <w:t>—Coal</w:t>
            </w:r>
            <w:r w:rsidR="00C92EA3" w:rsidRPr="008A3AD8">
              <w:rPr>
                <w:rFonts w:eastAsia="Times New Roman"/>
                <w:szCs w:val="18"/>
              </w:rPr>
              <w:t xml:space="preserve"> </w:t>
            </w:r>
            <w:r w:rsidRPr="008A3AD8">
              <w:rPr>
                <w:rFonts w:eastAsia="Times New Roman"/>
                <w:szCs w:val="18"/>
              </w:rPr>
              <w:t>Industry Advisory Board—Travel expenses of representative</w:t>
            </w:r>
            <w:r w:rsidR="008C7936">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E99" w14:textId="77777777" w:rsidR="004F2EE9" w:rsidRPr="009F59B1" w:rsidRDefault="004F2EE9" w:rsidP="008C7936">
            <w:pPr>
              <w:shd w:val="clear" w:color="auto" w:fill="FFFFFF"/>
              <w:tabs>
                <w:tab w:val="left" w:leader="dot" w:pos="5040"/>
              </w:tabs>
              <w:ind w:right="144"/>
              <w:jc w:val="right"/>
            </w:pPr>
            <w:r w:rsidRPr="008A3AD8">
              <w:rPr>
                <w:szCs w:val="18"/>
              </w:rPr>
              <w:t>12,000</w:t>
            </w:r>
          </w:p>
        </w:tc>
        <w:tc>
          <w:tcPr>
            <w:tcW w:w="1254" w:type="dxa"/>
            <w:tcBorders>
              <w:top w:val="nil"/>
              <w:left w:val="single" w:sz="6" w:space="0" w:color="auto"/>
              <w:bottom w:val="nil"/>
              <w:right w:val="nil"/>
            </w:tcBorders>
            <w:shd w:val="clear" w:color="auto" w:fill="FFFFFF"/>
            <w:vAlign w:val="bottom"/>
          </w:tcPr>
          <w:p w14:paraId="66A21E9A" w14:textId="77777777" w:rsidR="004F2EE9" w:rsidRPr="009F59B1" w:rsidRDefault="004F2EE9" w:rsidP="008C7936">
            <w:pPr>
              <w:shd w:val="clear" w:color="auto" w:fill="FFFFFF"/>
              <w:tabs>
                <w:tab w:val="left" w:leader="dot" w:pos="5040"/>
              </w:tabs>
              <w:ind w:right="144"/>
              <w:jc w:val="right"/>
            </w:pPr>
            <w:r w:rsidRPr="009F59B1">
              <w:t>..</w:t>
            </w:r>
          </w:p>
        </w:tc>
        <w:tc>
          <w:tcPr>
            <w:tcW w:w="1205" w:type="dxa"/>
            <w:tcBorders>
              <w:top w:val="nil"/>
              <w:left w:val="nil"/>
              <w:bottom w:val="nil"/>
              <w:right w:val="nil"/>
            </w:tcBorders>
            <w:shd w:val="clear" w:color="auto" w:fill="FFFFFF"/>
            <w:vAlign w:val="bottom"/>
          </w:tcPr>
          <w:p w14:paraId="66A21E9B" w14:textId="77777777" w:rsidR="004F2EE9" w:rsidRPr="009F59B1" w:rsidRDefault="004F2EE9" w:rsidP="008C7936">
            <w:pPr>
              <w:shd w:val="clear" w:color="auto" w:fill="FFFFFF"/>
              <w:tabs>
                <w:tab w:val="left" w:leader="dot" w:pos="5040"/>
              </w:tabs>
              <w:ind w:right="144"/>
              <w:jc w:val="right"/>
            </w:pPr>
            <w:r w:rsidRPr="009F59B1">
              <w:t>..</w:t>
            </w:r>
          </w:p>
        </w:tc>
      </w:tr>
      <w:tr w:rsidR="004F2EE9" w:rsidRPr="009F59B1" w14:paraId="66A21EA1" w14:textId="77777777" w:rsidTr="008C7936">
        <w:trPr>
          <w:trHeight w:val="20"/>
          <w:jc w:val="center"/>
        </w:trPr>
        <w:tc>
          <w:tcPr>
            <w:tcW w:w="5220" w:type="dxa"/>
            <w:tcBorders>
              <w:left w:val="nil"/>
              <w:right w:val="nil"/>
            </w:tcBorders>
            <w:shd w:val="clear" w:color="auto" w:fill="FFFFFF"/>
          </w:tcPr>
          <w:p w14:paraId="66A21E9D" w14:textId="77777777" w:rsidR="004F2EE9" w:rsidRPr="009F59B1" w:rsidRDefault="00F2277B" w:rsidP="00D3084C">
            <w:pPr>
              <w:shd w:val="clear" w:color="auto" w:fill="FFFFFF"/>
              <w:tabs>
                <w:tab w:val="left" w:leader="dot" w:pos="504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893</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9E" w14:textId="77777777" w:rsidR="004F2EE9" w:rsidRPr="009F59B1" w:rsidRDefault="004F2EE9" w:rsidP="008C7936">
            <w:pPr>
              <w:shd w:val="clear" w:color="auto" w:fill="FFFFFF"/>
              <w:tabs>
                <w:tab w:val="left" w:leader="dot" w:pos="5040"/>
              </w:tabs>
              <w:ind w:right="144"/>
              <w:jc w:val="right"/>
            </w:pPr>
            <w:r w:rsidRPr="008A3AD8">
              <w:rPr>
                <w:b/>
                <w:bCs/>
                <w:szCs w:val="18"/>
              </w:rPr>
              <w:t>162,000</w:t>
            </w:r>
          </w:p>
        </w:tc>
        <w:tc>
          <w:tcPr>
            <w:tcW w:w="1254" w:type="dxa"/>
            <w:tcBorders>
              <w:top w:val="nil"/>
              <w:left w:val="single" w:sz="6" w:space="0" w:color="auto"/>
              <w:bottom w:val="nil"/>
              <w:right w:val="nil"/>
            </w:tcBorders>
            <w:shd w:val="clear" w:color="auto" w:fill="FFFFFF"/>
            <w:vAlign w:val="bottom"/>
          </w:tcPr>
          <w:p w14:paraId="66A21E9F"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nil"/>
              <w:right w:val="nil"/>
            </w:tcBorders>
            <w:shd w:val="clear" w:color="auto" w:fill="FFFFFF"/>
            <w:vAlign w:val="bottom"/>
          </w:tcPr>
          <w:p w14:paraId="66A21EA0" w14:textId="77777777" w:rsidR="004F2EE9" w:rsidRPr="009F59B1" w:rsidRDefault="004F2EE9" w:rsidP="008C7936">
            <w:pPr>
              <w:shd w:val="clear" w:color="auto" w:fill="FFFFFF"/>
              <w:tabs>
                <w:tab w:val="left" w:leader="dot" w:pos="5040"/>
              </w:tabs>
              <w:ind w:right="144"/>
              <w:jc w:val="right"/>
            </w:pPr>
          </w:p>
        </w:tc>
      </w:tr>
      <w:tr w:rsidR="004F2EE9" w:rsidRPr="009F59B1" w14:paraId="66A21EA6" w14:textId="77777777" w:rsidTr="008C7936">
        <w:trPr>
          <w:trHeight w:val="20"/>
          <w:jc w:val="center"/>
        </w:trPr>
        <w:tc>
          <w:tcPr>
            <w:tcW w:w="5220" w:type="dxa"/>
            <w:tcBorders>
              <w:left w:val="nil"/>
              <w:bottom w:val="single" w:sz="4" w:space="0" w:color="auto"/>
              <w:right w:val="nil"/>
            </w:tcBorders>
            <w:shd w:val="clear" w:color="auto" w:fill="FFFFFF"/>
          </w:tcPr>
          <w:p w14:paraId="66A21EA2" w14:textId="77777777" w:rsidR="004F2EE9" w:rsidRPr="009F59B1" w:rsidRDefault="004F2EE9" w:rsidP="008C7936">
            <w:pPr>
              <w:shd w:val="clear" w:color="auto" w:fill="FFFFFF"/>
              <w:tabs>
                <w:tab w:val="left" w:leader="dot" w:pos="5040"/>
              </w:tabs>
              <w:spacing w:before="60" w:after="60"/>
              <w:jc w:val="both"/>
            </w:pPr>
            <w:r w:rsidRPr="008A3AD8">
              <w:rPr>
                <w:b/>
                <w:bCs/>
                <w:szCs w:val="18"/>
              </w:rPr>
              <w:t>Total: Department of National Development and Energy</w:t>
            </w:r>
            <w:r w:rsidR="00A73CBD">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A3" w14:textId="77777777" w:rsidR="004F2EE9" w:rsidRPr="009F59B1" w:rsidRDefault="004F2EE9" w:rsidP="008C7936">
            <w:pPr>
              <w:shd w:val="clear" w:color="auto" w:fill="FFFFFF"/>
              <w:tabs>
                <w:tab w:val="left" w:leader="dot" w:pos="5040"/>
              </w:tabs>
              <w:spacing w:before="60" w:after="60"/>
              <w:ind w:right="144"/>
              <w:jc w:val="right"/>
            </w:pPr>
            <w:r w:rsidRPr="008A3AD8">
              <w:rPr>
                <w:b/>
                <w:bCs/>
                <w:szCs w:val="18"/>
              </w:rPr>
              <w:t>668,000</w:t>
            </w:r>
          </w:p>
        </w:tc>
        <w:tc>
          <w:tcPr>
            <w:tcW w:w="1254" w:type="dxa"/>
            <w:tcBorders>
              <w:top w:val="nil"/>
              <w:left w:val="single" w:sz="6" w:space="0" w:color="auto"/>
              <w:bottom w:val="single" w:sz="6" w:space="0" w:color="auto"/>
              <w:right w:val="nil"/>
            </w:tcBorders>
            <w:shd w:val="clear" w:color="auto" w:fill="FFFFFF"/>
            <w:vAlign w:val="bottom"/>
          </w:tcPr>
          <w:p w14:paraId="66A21EA4"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single" w:sz="6" w:space="0" w:color="auto"/>
              <w:right w:val="nil"/>
            </w:tcBorders>
            <w:shd w:val="clear" w:color="auto" w:fill="FFFFFF"/>
            <w:vAlign w:val="bottom"/>
          </w:tcPr>
          <w:p w14:paraId="66A21EA5" w14:textId="77777777" w:rsidR="004F2EE9" w:rsidRPr="009F59B1" w:rsidRDefault="004F2EE9" w:rsidP="008C7936">
            <w:pPr>
              <w:shd w:val="clear" w:color="auto" w:fill="FFFFFF"/>
              <w:tabs>
                <w:tab w:val="left" w:leader="dot" w:pos="5040"/>
              </w:tabs>
              <w:ind w:right="144"/>
              <w:jc w:val="right"/>
            </w:pPr>
          </w:p>
        </w:tc>
      </w:tr>
      <w:tr w:rsidR="004F2EE9" w:rsidRPr="009F59B1" w14:paraId="66A21EAB" w14:textId="77777777" w:rsidTr="008C7936">
        <w:trPr>
          <w:trHeight w:val="20"/>
          <w:jc w:val="center"/>
        </w:trPr>
        <w:tc>
          <w:tcPr>
            <w:tcW w:w="5220" w:type="dxa"/>
            <w:tcBorders>
              <w:top w:val="single" w:sz="4" w:space="0" w:color="auto"/>
              <w:left w:val="nil"/>
              <w:bottom w:val="nil"/>
              <w:right w:val="nil"/>
            </w:tcBorders>
            <w:shd w:val="clear" w:color="auto" w:fill="FFFFFF"/>
          </w:tcPr>
          <w:p w14:paraId="66A21EA7" w14:textId="77777777" w:rsidR="004F2EE9" w:rsidRPr="009F59B1" w:rsidRDefault="004F2EE9" w:rsidP="008C7936">
            <w:pPr>
              <w:shd w:val="clear" w:color="auto" w:fill="FFFFFF"/>
              <w:tabs>
                <w:tab w:val="left" w:leader="dot" w:pos="5040"/>
              </w:tabs>
              <w:spacing w:before="360" w:after="120"/>
              <w:jc w:val="both"/>
            </w:pPr>
            <w:r w:rsidRPr="008A3AD8">
              <w:rPr>
                <w:b/>
                <w:bCs/>
                <w:szCs w:val="18"/>
              </w:rPr>
              <w:t>DEPARTMENT OF PRIMARY INDUSTRY</w:t>
            </w:r>
          </w:p>
        </w:tc>
        <w:tc>
          <w:tcPr>
            <w:tcW w:w="1350" w:type="dxa"/>
            <w:tcBorders>
              <w:top w:val="single" w:sz="6" w:space="0" w:color="auto"/>
              <w:left w:val="nil"/>
              <w:bottom w:val="nil"/>
              <w:right w:val="single" w:sz="6" w:space="0" w:color="auto"/>
            </w:tcBorders>
            <w:shd w:val="clear" w:color="auto" w:fill="FFFFFF"/>
            <w:vAlign w:val="bottom"/>
          </w:tcPr>
          <w:p w14:paraId="66A21EA8" w14:textId="77777777" w:rsidR="004F2EE9" w:rsidRPr="009F59B1" w:rsidRDefault="004F2EE9" w:rsidP="008C7936">
            <w:pPr>
              <w:shd w:val="clear" w:color="auto" w:fill="FFFFFF"/>
              <w:tabs>
                <w:tab w:val="left" w:leader="dot" w:pos="5040"/>
              </w:tabs>
              <w:ind w:right="144"/>
              <w:jc w:val="right"/>
            </w:pPr>
          </w:p>
        </w:tc>
        <w:tc>
          <w:tcPr>
            <w:tcW w:w="1254" w:type="dxa"/>
            <w:tcBorders>
              <w:top w:val="single" w:sz="6" w:space="0" w:color="auto"/>
              <w:left w:val="single" w:sz="6" w:space="0" w:color="auto"/>
              <w:bottom w:val="nil"/>
              <w:right w:val="nil"/>
            </w:tcBorders>
            <w:shd w:val="clear" w:color="auto" w:fill="FFFFFF"/>
            <w:vAlign w:val="bottom"/>
          </w:tcPr>
          <w:p w14:paraId="66A21EA9" w14:textId="77777777" w:rsidR="004F2EE9" w:rsidRPr="009F59B1" w:rsidRDefault="004F2EE9" w:rsidP="008C7936">
            <w:pPr>
              <w:shd w:val="clear" w:color="auto" w:fill="FFFFFF"/>
              <w:tabs>
                <w:tab w:val="left" w:leader="dot" w:pos="5040"/>
              </w:tabs>
              <w:ind w:right="144"/>
              <w:jc w:val="right"/>
            </w:pPr>
          </w:p>
        </w:tc>
        <w:tc>
          <w:tcPr>
            <w:tcW w:w="1205" w:type="dxa"/>
            <w:tcBorders>
              <w:top w:val="single" w:sz="6" w:space="0" w:color="auto"/>
              <w:left w:val="nil"/>
              <w:bottom w:val="nil"/>
              <w:right w:val="nil"/>
            </w:tcBorders>
            <w:shd w:val="clear" w:color="auto" w:fill="FFFFFF"/>
            <w:vAlign w:val="bottom"/>
          </w:tcPr>
          <w:p w14:paraId="66A21EAA" w14:textId="77777777" w:rsidR="004F2EE9" w:rsidRPr="009F59B1" w:rsidRDefault="004F2EE9" w:rsidP="008C7936">
            <w:pPr>
              <w:shd w:val="clear" w:color="auto" w:fill="FFFFFF"/>
              <w:tabs>
                <w:tab w:val="left" w:leader="dot" w:pos="5040"/>
              </w:tabs>
              <w:ind w:right="144"/>
              <w:jc w:val="right"/>
            </w:pPr>
          </w:p>
        </w:tc>
      </w:tr>
      <w:tr w:rsidR="004F2EE9" w:rsidRPr="009F59B1" w14:paraId="66A21EB0" w14:textId="77777777" w:rsidTr="008C7936">
        <w:trPr>
          <w:trHeight w:val="20"/>
          <w:jc w:val="center"/>
        </w:trPr>
        <w:tc>
          <w:tcPr>
            <w:tcW w:w="5220" w:type="dxa"/>
            <w:tcBorders>
              <w:top w:val="nil"/>
              <w:left w:val="nil"/>
              <w:bottom w:val="nil"/>
              <w:right w:val="nil"/>
            </w:tcBorders>
            <w:shd w:val="clear" w:color="auto" w:fill="FFFFFF"/>
          </w:tcPr>
          <w:p w14:paraId="66A21EAC" w14:textId="77777777" w:rsidR="004F2EE9" w:rsidRPr="009F59B1" w:rsidRDefault="004F2EE9" w:rsidP="00F42282">
            <w:pPr>
              <w:shd w:val="clear" w:color="auto" w:fill="FFFFFF"/>
              <w:tabs>
                <w:tab w:val="left" w:leader="dot" w:pos="5040"/>
              </w:tabs>
              <w:pPrChange w:id="157" w:author="Proof Communications" w:date="2020-04-27T12:55:00Z">
                <w:pPr>
                  <w:shd w:val="clear" w:color="auto" w:fill="FFFFFF"/>
                  <w:tabs>
                    <w:tab w:val="left" w:leader="dot" w:pos="5040"/>
                  </w:tabs>
                  <w:jc w:val="both"/>
                </w:pPr>
              </w:pPrChange>
            </w:pPr>
            <w:r w:rsidRPr="008A3AD8">
              <w:rPr>
                <w:smallCaps/>
                <w:szCs w:val="18"/>
              </w:rPr>
              <w:t xml:space="preserve">Division </w:t>
            </w:r>
            <w:r w:rsidRPr="008A3AD8">
              <w:rPr>
                <w:szCs w:val="18"/>
              </w:rPr>
              <w:t>907.</w:t>
            </w:r>
            <w:r w:rsidRPr="008A3AD8">
              <w:rPr>
                <w:rFonts w:eastAsia="Times New Roman"/>
                <w:szCs w:val="18"/>
              </w:rPr>
              <w:t>—PAYMENTS TO OR FOR THE STATES AND THE NORTHERN TERRITORY</w:t>
            </w:r>
          </w:p>
        </w:tc>
        <w:tc>
          <w:tcPr>
            <w:tcW w:w="1350" w:type="dxa"/>
            <w:tcBorders>
              <w:top w:val="nil"/>
              <w:left w:val="nil"/>
              <w:bottom w:val="nil"/>
              <w:right w:val="single" w:sz="6" w:space="0" w:color="auto"/>
            </w:tcBorders>
            <w:shd w:val="clear" w:color="auto" w:fill="FFFFFF"/>
            <w:vAlign w:val="bottom"/>
          </w:tcPr>
          <w:p w14:paraId="66A21EAD" w14:textId="77777777" w:rsidR="004F2EE9" w:rsidRPr="009F59B1" w:rsidRDefault="004F2EE9" w:rsidP="008C7936">
            <w:pPr>
              <w:shd w:val="clear" w:color="auto" w:fill="FFFFFF"/>
              <w:tabs>
                <w:tab w:val="left" w:leader="dot" w:pos="5040"/>
              </w:tabs>
              <w:ind w:right="144"/>
              <w:jc w:val="right"/>
            </w:pPr>
          </w:p>
        </w:tc>
        <w:tc>
          <w:tcPr>
            <w:tcW w:w="1254" w:type="dxa"/>
            <w:tcBorders>
              <w:top w:val="nil"/>
              <w:left w:val="single" w:sz="6" w:space="0" w:color="auto"/>
              <w:bottom w:val="nil"/>
              <w:right w:val="nil"/>
            </w:tcBorders>
            <w:shd w:val="clear" w:color="auto" w:fill="FFFFFF"/>
            <w:vAlign w:val="bottom"/>
          </w:tcPr>
          <w:p w14:paraId="66A21EAE"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nil"/>
              <w:right w:val="nil"/>
            </w:tcBorders>
            <w:shd w:val="clear" w:color="auto" w:fill="FFFFFF"/>
            <w:vAlign w:val="bottom"/>
          </w:tcPr>
          <w:p w14:paraId="66A21EAF" w14:textId="77777777" w:rsidR="004F2EE9" w:rsidRPr="009F59B1" w:rsidRDefault="004F2EE9" w:rsidP="008C7936">
            <w:pPr>
              <w:shd w:val="clear" w:color="auto" w:fill="FFFFFF"/>
              <w:tabs>
                <w:tab w:val="left" w:leader="dot" w:pos="5040"/>
              </w:tabs>
              <w:ind w:right="144"/>
              <w:jc w:val="right"/>
            </w:pPr>
          </w:p>
        </w:tc>
      </w:tr>
      <w:tr w:rsidR="004F2EE9" w:rsidRPr="009F59B1" w14:paraId="66A21EB5" w14:textId="77777777" w:rsidTr="008C7936">
        <w:trPr>
          <w:trHeight w:val="20"/>
          <w:jc w:val="center"/>
        </w:trPr>
        <w:tc>
          <w:tcPr>
            <w:tcW w:w="5220" w:type="dxa"/>
            <w:tcBorders>
              <w:top w:val="nil"/>
              <w:left w:val="nil"/>
              <w:bottom w:val="nil"/>
              <w:right w:val="nil"/>
            </w:tcBorders>
            <w:shd w:val="clear" w:color="auto" w:fill="FFFFFF"/>
          </w:tcPr>
          <w:p w14:paraId="66A21EB1" w14:textId="77777777" w:rsidR="004F2EE9" w:rsidRPr="009F59B1" w:rsidRDefault="004F2EE9" w:rsidP="0091688F">
            <w:pPr>
              <w:shd w:val="clear" w:color="auto" w:fill="FFFFFF"/>
              <w:tabs>
                <w:tab w:val="left" w:leader="dot" w:pos="5040"/>
              </w:tabs>
              <w:ind w:left="691" w:hanging="576"/>
            </w:pPr>
            <w:r w:rsidRPr="008A3AD8">
              <w:rPr>
                <w:szCs w:val="18"/>
              </w:rPr>
              <w:t>03. Bovine brucellosis and tuberculosis</w:t>
            </w:r>
            <w:r w:rsidRPr="008A3AD8">
              <w:rPr>
                <w:rFonts w:eastAsia="Times New Roman"/>
                <w:szCs w:val="18"/>
              </w:rPr>
              <w:t>—Contribution to eradication</w:t>
            </w:r>
            <w:r w:rsidR="000C5982">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EB2" w14:textId="77777777" w:rsidR="004F2EE9" w:rsidRPr="009F59B1" w:rsidRDefault="004F2EE9" w:rsidP="008C7936">
            <w:pPr>
              <w:shd w:val="clear" w:color="auto" w:fill="FFFFFF"/>
              <w:tabs>
                <w:tab w:val="left" w:leader="dot" w:pos="5040"/>
              </w:tabs>
              <w:ind w:right="144"/>
              <w:jc w:val="right"/>
            </w:pPr>
            <w:r w:rsidRPr="008A3AD8">
              <w:rPr>
                <w:szCs w:val="18"/>
              </w:rPr>
              <w:t>508,000</w:t>
            </w:r>
          </w:p>
        </w:tc>
        <w:tc>
          <w:tcPr>
            <w:tcW w:w="1254" w:type="dxa"/>
            <w:tcBorders>
              <w:top w:val="nil"/>
              <w:left w:val="single" w:sz="6" w:space="0" w:color="auto"/>
              <w:bottom w:val="nil"/>
              <w:right w:val="nil"/>
            </w:tcBorders>
            <w:shd w:val="clear" w:color="auto" w:fill="FFFFFF"/>
            <w:vAlign w:val="bottom"/>
          </w:tcPr>
          <w:p w14:paraId="66A21EB3" w14:textId="77777777" w:rsidR="004F2EE9" w:rsidRPr="009F59B1" w:rsidRDefault="004F2EE9" w:rsidP="008C7936">
            <w:pPr>
              <w:shd w:val="clear" w:color="auto" w:fill="FFFFFF"/>
              <w:tabs>
                <w:tab w:val="left" w:leader="dot" w:pos="5040"/>
              </w:tabs>
              <w:ind w:right="144"/>
              <w:jc w:val="right"/>
            </w:pPr>
            <w:r w:rsidRPr="008A3AD8">
              <w:rPr>
                <w:szCs w:val="18"/>
              </w:rPr>
              <w:t>19,992,000</w:t>
            </w:r>
          </w:p>
        </w:tc>
        <w:tc>
          <w:tcPr>
            <w:tcW w:w="1205" w:type="dxa"/>
            <w:tcBorders>
              <w:top w:val="nil"/>
              <w:left w:val="nil"/>
              <w:bottom w:val="nil"/>
              <w:right w:val="nil"/>
            </w:tcBorders>
            <w:shd w:val="clear" w:color="auto" w:fill="FFFFFF"/>
            <w:vAlign w:val="bottom"/>
          </w:tcPr>
          <w:p w14:paraId="66A21EB4" w14:textId="77777777" w:rsidR="004F2EE9" w:rsidRPr="009F59B1" w:rsidRDefault="004F2EE9" w:rsidP="008C7936">
            <w:pPr>
              <w:shd w:val="clear" w:color="auto" w:fill="FFFFFF"/>
              <w:tabs>
                <w:tab w:val="left" w:leader="dot" w:pos="5040"/>
              </w:tabs>
              <w:ind w:right="144"/>
              <w:jc w:val="right"/>
            </w:pPr>
            <w:r w:rsidRPr="008A3AD8">
              <w:rPr>
                <w:szCs w:val="18"/>
              </w:rPr>
              <w:t>20,412,278</w:t>
            </w:r>
          </w:p>
        </w:tc>
      </w:tr>
      <w:tr w:rsidR="004F2EE9" w:rsidRPr="009F59B1" w14:paraId="66A21EBA" w14:textId="77777777" w:rsidTr="008C7936">
        <w:trPr>
          <w:trHeight w:val="20"/>
          <w:jc w:val="center"/>
        </w:trPr>
        <w:tc>
          <w:tcPr>
            <w:tcW w:w="5220" w:type="dxa"/>
            <w:tcBorders>
              <w:top w:val="nil"/>
              <w:left w:val="nil"/>
              <w:right w:val="nil"/>
            </w:tcBorders>
            <w:shd w:val="clear" w:color="auto" w:fill="FFFFFF"/>
          </w:tcPr>
          <w:p w14:paraId="66A21EB6" w14:textId="77777777" w:rsidR="004F2EE9" w:rsidRPr="009F59B1" w:rsidRDefault="004F2EE9" w:rsidP="0091688F">
            <w:pPr>
              <w:shd w:val="clear" w:color="auto" w:fill="FFFFFF"/>
              <w:tabs>
                <w:tab w:val="left" w:leader="dot" w:pos="5040"/>
              </w:tabs>
              <w:ind w:left="691" w:hanging="576"/>
            </w:pPr>
            <w:r w:rsidRPr="008A3AD8">
              <w:rPr>
                <w:szCs w:val="18"/>
              </w:rPr>
              <w:t>09. Rural</w:t>
            </w:r>
            <w:r w:rsidR="00C92EA3" w:rsidRPr="008A3AD8">
              <w:rPr>
                <w:szCs w:val="18"/>
              </w:rPr>
              <w:t xml:space="preserve"> </w:t>
            </w:r>
            <w:r w:rsidRPr="008A3AD8">
              <w:rPr>
                <w:szCs w:val="18"/>
              </w:rPr>
              <w:t>Adjustment</w:t>
            </w:r>
            <w:r w:rsidR="00C92EA3" w:rsidRPr="008A3AD8">
              <w:rPr>
                <w:szCs w:val="18"/>
              </w:rPr>
              <w:t xml:space="preserve"> </w:t>
            </w:r>
            <w:r w:rsidRPr="008A3AD8">
              <w:rPr>
                <w:szCs w:val="18"/>
              </w:rPr>
              <w:t>Scheme</w:t>
            </w:r>
            <w:r w:rsidRPr="008A3AD8">
              <w:rPr>
                <w:rFonts w:eastAsia="Times New Roman"/>
                <w:szCs w:val="18"/>
              </w:rPr>
              <w:t>—Supplementary</w:t>
            </w:r>
            <w:r w:rsidR="00C92EA3" w:rsidRPr="008A3AD8">
              <w:rPr>
                <w:rFonts w:eastAsia="Times New Roman"/>
                <w:szCs w:val="18"/>
              </w:rPr>
              <w:t xml:space="preserve"> </w:t>
            </w:r>
            <w:r w:rsidRPr="008A3AD8">
              <w:rPr>
                <w:rFonts w:eastAsia="Times New Roman"/>
                <w:szCs w:val="18"/>
              </w:rPr>
              <w:t>grant for administration expenses</w:t>
            </w:r>
            <w:r w:rsidR="000C5982">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EB7" w14:textId="77777777" w:rsidR="004F2EE9" w:rsidRPr="009F59B1" w:rsidRDefault="004F2EE9" w:rsidP="008C7936">
            <w:pPr>
              <w:shd w:val="clear" w:color="auto" w:fill="FFFFFF"/>
              <w:tabs>
                <w:tab w:val="left" w:leader="dot" w:pos="5040"/>
              </w:tabs>
              <w:ind w:right="144"/>
              <w:jc w:val="right"/>
            </w:pPr>
            <w:r w:rsidRPr="008A3AD8">
              <w:rPr>
                <w:szCs w:val="18"/>
              </w:rPr>
              <w:t>150,000</w:t>
            </w:r>
          </w:p>
        </w:tc>
        <w:tc>
          <w:tcPr>
            <w:tcW w:w="1254" w:type="dxa"/>
            <w:tcBorders>
              <w:top w:val="nil"/>
              <w:left w:val="single" w:sz="6" w:space="0" w:color="auto"/>
              <w:bottom w:val="nil"/>
              <w:right w:val="nil"/>
            </w:tcBorders>
            <w:shd w:val="clear" w:color="auto" w:fill="FFFFFF"/>
            <w:vAlign w:val="bottom"/>
          </w:tcPr>
          <w:p w14:paraId="66A21EB8" w14:textId="77777777" w:rsidR="004F2EE9" w:rsidRPr="009F59B1" w:rsidRDefault="004F2EE9" w:rsidP="008C7936">
            <w:pPr>
              <w:shd w:val="clear" w:color="auto" w:fill="FFFFFF"/>
              <w:tabs>
                <w:tab w:val="left" w:leader="dot" w:pos="5040"/>
              </w:tabs>
              <w:ind w:right="144"/>
              <w:jc w:val="right"/>
            </w:pPr>
            <w:r w:rsidRPr="009F59B1">
              <w:t>..</w:t>
            </w:r>
          </w:p>
        </w:tc>
        <w:tc>
          <w:tcPr>
            <w:tcW w:w="1205" w:type="dxa"/>
            <w:tcBorders>
              <w:top w:val="nil"/>
              <w:left w:val="nil"/>
              <w:bottom w:val="nil"/>
              <w:right w:val="nil"/>
            </w:tcBorders>
            <w:shd w:val="clear" w:color="auto" w:fill="FFFFFF"/>
            <w:vAlign w:val="bottom"/>
          </w:tcPr>
          <w:p w14:paraId="66A21EB9" w14:textId="77777777" w:rsidR="004F2EE9" w:rsidRPr="009F59B1" w:rsidRDefault="004F2EE9" w:rsidP="008C7936">
            <w:pPr>
              <w:shd w:val="clear" w:color="auto" w:fill="FFFFFF"/>
              <w:tabs>
                <w:tab w:val="left" w:leader="dot" w:pos="5040"/>
              </w:tabs>
              <w:ind w:right="144"/>
              <w:jc w:val="right"/>
            </w:pPr>
            <w:r w:rsidRPr="009F59B1">
              <w:t>..</w:t>
            </w:r>
          </w:p>
        </w:tc>
      </w:tr>
      <w:tr w:rsidR="004F2EE9" w:rsidRPr="009F59B1" w14:paraId="66A21EBF" w14:textId="77777777" w:rsidTr="008C7936">
        <w:trPr>
          <w:trHeight w:val="20"/>
          <w:jc w:val="center"/>
        </w:trPr>
        <w:tc>
          <w:tcPr>
            <w:tcW w:w="5220" w:type="dxa"/>
            <w:tcBorders>
              <w:left w:val="nil"/>
              <w:bottom w:val="single" w:sz="4" w:space="0" w:color="auto"/>
              <w:right w:val="nil"/>
            </w:tcBorders>
            <w:shd w:val="clear" w:color="auto" w:fill="FFFFFF"/>
          </w:tcPr>
          <w:p w14:paraId="66A21EBB" w14:textId="77777777" w:rsidR="004F2EE9" w:rsidRPr="009F59B1" w:rsidRDefault="004F2EE9" w:rsidP="008C7936">
            <w:pPr>
              <w:shd w:val="clear" w:color="auto" w:fill="FFFFFF"/>
              <w:tabs>
                <w:tab w:val="left" w:leader="dot" w:pos="5040"/>
              </w:tabs>
              <w:spacing w:before="60" w:after="60"/>
              <w:jc w:val="both"/>
            </w:pPr>
            <w:r w:rsidRPr="008A3AD8">
              <w:rPr>
                <w:b/>
                <w:bCs/>
                <w:szCs w:val="18"/>
              </w:rPr>
              <w:t>Total: Department of Primary Industry</w:t>
            </w:r>
            <w:r w:rsidR="008C7936">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BC" w14:textId="77777777" w:rsidR="004F2EE9" w:rsidRPr="009F59B1" w:rsidRDefault="004F2EE9" w:rsidP="008C7936">
            <w:pPr>
              <w:shd w:val="clear" w:color="auto" w:fill="FFFFFF"/>
              <w:tabs>
                <w:tab w:val="left" w:leader="dot" w:pos="5040"/>
              </w:tabs>
              <w:spacing w:before="60" w:after="60"/>
              <w:ind w:right="144"/>
              <w:jc w:val="right"/>
            </w:pPr>
            <w:r w:rsidRPr="008A3AD8">
              <w:rPr>
                <w:b/>
                <w:bCs/>
                <w:szCs w:val="18"/>
              </w:rPr>
              <w:t>658,000</w:t>
            </w:r>
          </w:p>
        </w:tc>
        <w:tc>
          <w:tcPr>
            <w:tcW w:w="1254" w:type="dxa"/>
            <w:tcBorders>
              <w:top w:val="nil"/>
              <w:left w:val="single" w:sz="6" w:space="0" w:color="auto"/>
              <w:bottom w:val="single" w:sz="6" w:space="0" w:color="auto"/>
              <w:right w:val="nil"/>
            </w:tcBorders>
            <w:shd w:val="clear" w:color="auto" w:fill="FFFFFF"/>
            <w:vAlign w:val="bottom"/>
          </w:tcPr>
          <w:p w14:paraId="66A21EBD"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single" w:sz="6" w:space="0" w:color="auto"/>
              <w:right w:val="nil"/>
            </w:tcBorders>
            <w:shd w:val="clear" w:color="auto" w:fill="FFFFFF"/>
            <w:vAlign w:val="bottom"/>
          </w:tcPr>
          <w:p w14:paraId="66A21EBE" w14:textId="77777777" w:rsidR="004F2EE9" w:rsidRPr="009F59B1" w:rsidRDefault="004F2EE9" w:rsidP="008C7936">
            <w:pPr>
              <w:shd w:val="clear" w:color="auto" w:fill="FFFFFF"/>
              <w:tabs>
                <w:tab w:val="left" w:leader="dot" w:pos="5040"/>
              </w:tabs>
              <w:ind w:right="144"/>
              <w:jc w:val="right"/>
            </w:pPr>
          </w:p>
        </w:tc>
      </w:tr>
      <w:tr w:rsidR="004F2EE9" w:rsidRPr="009F59B1" w14:paraId="66A21EC4" w14:textId="77777777" w:rsidTr="008C7936">
        <w:trPr>
          <w:trHeight w:val="20"/>
          <w:jc w:val="center"/>
        </w:trPr>
        <w:tc>
          <w:tcPr>
            <w:tcW w:w="5220" w:type="dxa"/>
            <w:tcBorders>
              <w:top w:val="single" w:sz="4" w:space="0" w:color="auto"/>
              <w:left w:val="nil"/>
              <w:bottom w:val="nil"/>
              <w:right w:val="nil"/>
            </w:tcBorders>
            <w:shd w:val="clear" w:color="auto" w:fill="FFFFFF"/>
          </w:tcPr>
          <w:p w14:paraId="66A21EC0" w14:textId="77777777" w:rsidR="004F2EE9" w:rsidRPr="009F59B1" w:rsidRDefault="004F2EE9" w:rsidP="00F42282">
            <w:pPr>
              <w:shd w:val="clear" w:color="auto" w:fill="FFFFFF"/>
              <w:tabs>
                <w:tab w:val="left" w:leader="dot" w:pos="5040"/>
              </w:tabs>
              <w:spacing w:before="360" w:after="120"/>
              <w:pPrChange w:id="158" w:author="Proof Communications" w:date="2020-04-27T12:55:00Z">
                <w:pPr>
                  <w:shd w:val="clear" w:color="auto" w:fill="FFFFFF"/>
                  <w:tabs>
                    <w:tab w:val="left" w:leader="dot" w:pos="5040"/>
                  </w:tabs>
                  <w:spacing w:before="360" w:after="120"/>
                  <w:jc w:val="both"/>
                </w:pPr>
              </w:pPrChange>
            </w:pPr>
            <w:r w:rsidRPr="008A3AD8">
              <w:rPr>
                <w:b/>
                <w:bCs/>
                <w:szCs w:val="18"/>
              </w:rPr>
              <w:t>DEPARTMENT OF THE PRIME MINISTER AND CABINET</w:t>
            </w:r>
          </w:p>
        </w:tc>
        <w:tc>
          <w:tcPr>
            <w:tcW w:w="1350" w:type="dxa"/>
            <w:tcBorders>
              <w:top w:val="single" w:sz="6" w:space="0" w:color="auto"/>
              <w:left w:val="nil"/>
              <w:bottom w:val="nil"/>
              <w:right w:val="single" w:sz="6" w:space="0" w:color="auto"/>
            </w:tcBorders>
            <w:shd w:val="clear" w:color="auto" w:fill="FFFFFF"/>
            <w:vAlign w:val="bottom"/>
          </w:tcPr>
          <w:p w14:paraId="66A21EC1" w14:textId="77777777" w:rsidR="004F2EE9" w:rsidRPr="009F59B1" w:rsidRDefault="004F2EE9" w:rsidP="008C7936">
            <w:pPr>
              <w:shd w:val="clear" w:color="auto" w:fill="FFFFFF"/>
              <w:tabs>
                <w:tab w:val="left" w:leader="dot" w:pos="5040"/>
              </w:tabs>
              <w:ind w:right="144"/>
              <w:jc w:val="right"/>
            </w:pPr>
          </w:p>
        </w:tc>
        <w:tc>
          <w:tcPr>
            <w:tcW w:w="1254" w:type="dxa"/>
            <w:tcBorders>
              <w:top w:val="single" w:sz="6" w:space="0" w:color="auto"/>
              <w:left w:val="single" w:sz="6" w:space="0" w:color="auto"/>
              <w:bottom w:val="nil"/>
              <w:right w:val="nil"/>
            </w:tcBorders>
            <w:shd w:val="clear" w:color="auto" w:fill="FFFFFF"/>
            <w:vAlign w:val="bottom"/>
          </w:tcPr>
          <w:p w14:paraId="66A21EC2" w14:textId="77777777" w:rsidR="004F2EE9" w:rsidRPr="009F59B1" w:rsidRDefault="004F2EE9" w:rsidP="008C7936">
            <w:pPr>
              <w:shd w:val="clear" w:color="auto" w:fill="FFFFFF"/>
              <w:tabs>
                <w:tab w:val="left" w:leader="dot" w:pos="5040"/>
              </w:tabs>
              <w:ind w:right="144"/>
              <w:jc w:val="right"/>
            </w:pPr>
          </w:p>
        </w:tc>
        <w:tc>
          <w:tcPr>
            <w:tcW w:w="1205" w:type="dxa"/>
            <w:tcBorders>
              <w:top w:val="single" w:sz="6" w:space="0" w:color="auto"/>
              <w:left w:val="nil"/>
              <w:bottom w:val="nil"/>
              <w:right w:val="nil"/>
            </w:tcBorders>
            <w:shd w:val="clear" w:color="auto" w:fill="FFFFFF"/>
            <w:vAlign w:val="bottom"/>
          </w:tcPr>
          <w:p w14:paraId="66A21EC3" w14:textId="77777777" w:rsidR="004F2EE9" w:rsidRPr="009F59B1" w:rsidRDefault="004F2EE9" w:rsidP="008C7936">
            <w:pPr>
              <w:shd w:val="clear" w:color="auto" w:fill="FFFFFF"/>
              <w:tabs>
                <w:tab w:val="left" w:leader="dot" w:pos="5040"/>
              </w:tabs>
              <w:ind w:right="144"/>
              <w:jc w:val="right"/>
            </w:pPr>
          </w:p>
        </w:tc>
      </w:tr>
      <w:tr w:rsidR="004F2EE9" w:rsidRPr="009F59B1" w14:paraId="66A21EC9" w14:textId="77777777" w:rsidTr="008C7936">
        <w:trPr>
          <w:trHeight w:val="20"/>
          <w:jc w:val="center"/>
        </w:trPr>
        <w:tc>
          <w:tcPr>
            <w:tcW w:w="5220" w:type="dxa"/>
            <w:tcBorders>
              <w:top w:val="nil"/>
              <w:left w:val="nil"/>
              <w:bottom w:val="nil"/>
              <w:right w:val="nil"/>
            </w:tcBorders>
            <w:shd w:val="clear" w:color="auto" w:fill="FFFFFF"/>
          </w:tcPr>
          <w:p w14:paraId="66A21EC5" w14:textId="77777777" w:rsidR="004F2EE9" w:rsidRPr="009F59B1" w:rsidRDefault="004F2EE9" w:rsidP="00D3084C">
            <w:pPr>
              <w:shd w:val="clear" w:color="auto" w:fill="FFFFFF"/>
              <w:tabs>
                <w:tab w:val="left" w:leader="dot" w:pos="5040"/>
              </w:tabs>
              <w:jc w:val="both"/>
            </w:pPr>
            <w:r w:rsidRPr="008A3AD8">
              <w:rPr>
                <w:smallCaps/>
                <w:szCs w:val="18"/>
              </w:rPr>
              <w:t xml:space="preserve">Division </w:t>
            </w:r>
            <w:r w:rsidRPr="008A3AD8">
              <w:rPr>
                <w:szCs w:val="18"/>
              </w:rPr>
              <w:t>911.</w:t>
            </w:r>
            <w:r w:rsidRPr="008A3AD8">
              <w:rPr>
                <w:rFonts w:eastAsia="Times New Roman"/>
                <w:szCs w:val="18"/>
              </w:rPr>
              <w:t>—CAPITAL WORKS AND SERVICES</w:t>
            </w:r>
          </w:p>
        </w:tc>
        <w:tc>
          <w:tcPr>
            <w:tcW w:w="1350" w:type="dxa"/>
            <w:tcBorders>
              <w:top w:val="nil"/>
              <w:left w:val="nil"/>
              <w:bottom w:val="nil"/>
              <w:right w:val="single" w:sz="6" w:space="0" w:color="auto"/>
            </w:tcBorders>
            <w:shd w:val="clear" w:color="auto" w:fill="FFFFFF"/>
            <w:vAlign w:val="bottom"/>
          </w:tcPr>
          <w:p w14:paraId="66A21EC6" w14:textId="77777777" w:rsidR="004F2EE9" w:rsidRPr="009F59B1" w:rsidRDefault="004F2EE9" w:rsidP="008C7936">
            <w:pPr>
              <w:shd w:val="clear" w:color="auto" w:fill="FFFFFF"/>
              <w:tabs>
                <w:tab w:val="left" w:leader="dot" w:pos="5040"/>
              </w:tabs>
              <w:ind w:right="144"/>
              <w:jc w:val="right"/>
            </w:pPr>
          </w:p>
        </w:tc>
        <w:tc>
          <w:tcPr>
            <w:tcW w:w="1254" w:type="dxa"/>
            <w:tcBorders>
              <w:top w:val="nil"/>
              <w:left w:val="single" w:sz="6" w:space="0" w:color="auto"/>
              <w:bottom w:val="nil"/>
              <w:right w:val="nil"/>
            </w:tcBorders>
            <w:shd w:val="clear" w:color="auto" w:fill="FFFFFF"/>
            <w:vAlign w:val="bottom"/>
          </w:tcPr>
          <w:p w14:paraId="66A21EC7"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nil"/>
              <w:right w:val="nil"/>
            </w:tcBorders>
            <w:shd w:val="clear" w:color="auto" w:fill="FFFFFF"/>
            <w:vAlign w:val="bottom"/>
          </w:tcPr>
          <w:p w14:paraId="66A21EC8" w14:textId="77777777" w:rsidR="004F2EE9" w:rsidRPr="009F59B1" w:rsidRDefault="004F2EE9" w:rsidP="008C7936">
            <w:pPr>
              <w:shd w:val="clear" w:color="auto" w:fill="FFFFFF"/>
              <w:tabs>
                <w:tab w:val="left" w:leader="dot" w:pos="5040"/>
              </w:tabs>
              <w:ind w:right="144"/>
              <w:jc w:val="right"/>
            </w:pPr>
          </w:p>
        </w:tc>
      </w:tr>
      <w:tr w:rsidR="004F2EE9" w:rsidRPr="009F59B1" w14:paraId="66A21ECE" w14:textId="77777777" w:rsidTr="008C7936">
        <w:trPr>
          <w:trHeight w:val="20"/>
          <w:jc w:val="center"/>
        </w:trPr>
        <w:tc>
          <w:tcPr>
            <w:tcW w:w="5220" w:type="dxa"/>
            <w:tcBorders>
              <w:top w:val="nil"/>
              <w:left w:val="nil"/>
              <w:bottom w:val="nil"/>
              <w:right w:val="nil"/>
            </w:tcBorders>
            <w:shd w:val="clear" w:color="auto" w:fill="FFFFFF"/>
          </w:tcPr>
          <w:p w14:paraId="66A21ECA" w14:textId="77777777" w:rsidR="004F2EE9" w:rsidRPr="009F59B1" w:rsidRDefault="004F2EE9" w:rsidP="00D3084C">
            <w:pPr>
              <w:shd w:val="clear" w:color="auto" w:fill="FFFFFF"/>
              <w:tabs>
                <w:tab w:val="left" w:leader="dot" w:pos="5040"/>
              </w:tabs>
              <w:jc w:val="both"/>
            </w:pPr>
            <w:r w:rsidRPr="008A3AD8">
              <w:rPr>
                <w:b/>
                <w:bCs/>
                <w:szCs w:val="18"/>
              </w:rPr>
              <w:t>1.</w:t>
            </w:r>
            <w:r w:rsidRPr="008A3AD8">
              <w:rPr>
                <w:rFonts w:eastAsia="Times New Roman"/>
                <w:b/>
                <w:bCs/>
                <w:szCs w:val="18"/>
              </w:rPr>
              <w:t>—Buildings, Works, Plant and Equipment—</w:t>
            </w:r>
          </w:p>
        </w:tc>
        <w:tc>
          <w:tcPr>
            <w:tcW w:w="1350" w:type="dxa"/>
            <w:tcBorders>
              <w:top w:val="nil"/>
              <w:left w:val="nil"/>
              <w:bottom w:val="nil"/>
              <w:right w:val="single" w:sz="6" w:space="0" w:color="auto"/>
            </w:tcBorders>
            <w:shd w:val="clear" w:color="auto" w:fill="FFFFFF"/>
            <w:vAlign w:val="bottom"/>
          </w:tcPr>
          <w:p w14:paraId="66A21ECB" w14:textId="77777777" w:rsidR="004F2EE9" w:rsidRPr="009F59B1" w:rsidRDefault="004F2EE9" w:rsidP="008C7936">
            <w:pPr>
              <w:shd w:val="clear" w:color="auto" w:fill="FFFFFF"/>
              <w:tabs>
                <w:tab w:val="left" w:leader="dot" w:pos="5040"/>
              </w:tabs>
              <w:ind w:right="144"/>
              <w:jc w:val="right"/>
            </w:pPr>
          </w:p>
        </w:tc>
        <w:tc>
          <w:tcPr>
            <w:tcW w:w="1254" w:type="dxa"/>
            <w:tcBorders>
              <w:top w:val="nil"/>
              <w:left w:val="single" w:sz="6" w:space="0" w:color="auto"/>
              <w:bottom w:val="nil"/>
              <w:right w:val="nil"/>
            </w:tcBorders>
            <w:shd w:val="clear" w:color="auto" w:fill="FFFFFF"/>
            <w:vAlign w:val="bottom"/>
          </w:tcPr>
          <w:p w14:paraId="66A21ECC"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nil"/>
              <w:right w:val="nil"/>
            </w:tcBorders>
            <w:shd w:val="clear" w:color="auto" w:fill="FFFFFF"/>
            <w:vAlign w:val="bottom"/>
          </w:tcPr>
          <w:p w14:paraId="66A21ECD" w14:textId="77777777" w:rsidR="004F2EE9" w:rsidRPr="009F59B1" w:rsidRDefault="004F2EE9" w:rsidP="008C7936">
            <w:pPr>
              <w:shd w:val="clear" w:color="auto" w:fill="FFFFFF"/>
              <w:tabs>
                <w:tab w:val="left" w:leader="dot" w:pos="5040"/>
              </w:tabs>
              <w:ind w:right="144"/>
              <w:jc w:val="right"/>
            </w:pPr>
          </w:p>
        </w:tc>
      </w:tr>
      <w:tr w:rsidR="004F2EE9" w:rsidRPr="009F59B1" w14:paraId="66A21ED3" w14:textId="77777777" w:rsidTr="008C7936">
        <w:trPr>
          <w:trHeight w:val="20"/>
          <w:jc w:val="center"/>
        </w:trPr>
        <w:tc>
          <w:tcPr>
            <w:tcW w:w="5220" w:type="dxa"/>
            <w:tcBorders>
              <w:top w:val="nil"/>
              <w:left w:val="nil"/>
              <w:right w:val="nil"/>
            </w:tcBorders>
            <w:shd w:val="clear" w:color="auto" w:fill="FFFFFF"/>
          </w:tcPr>
          <w:p w14:paraId="66A21ECF" w14:textId="77777777" w:rsidR="004F2EE9" w:rsidRPr="009F59B1" w:rsidRDefault="004F2EE9" w:rsidP="00A73CBD">
            <w:pPr>
              <w:shd w:val="clear" w:color="auto" w:fill="FFFFFF"/>
              <w:tabs>
                <w:tab w:val="left" w:leader="dot" w:pos="5040"/>
              </w:tabs>
              <w:ind w:left="691" w:hanging="576"/>
              <w:jc w:val="both"/>
            </w:pPr>
            <w:r w:rsidRPr="008A3AD8">
              <w:rPr>
                <w:szCs w:val="18"/>
              </w:rPr>
              <w:t>03. Commonwealth Heads of Government Meeting</w:t>
            </w:r>
            <w:r w:rsidRPr="008A3AD8">
              <w:rPr>
                <w:rFonts w:eastAsia="Times New Roman"/>
                <w:szCs w:val="18"/>
              </w:rPr>
              <w:t>—Australia 1981</w:t>
            </w:r>
            <w:r w:rsidR="008C7936">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ED0" w14:textId="77777777" w:rsidR="004F2EE9" w:rsidRPr="009F59B1" w:rsidRDefault="004F2EE9" w:rsidP="008C7936">
            <w:pPr>
              <w:shd w:val="clear" w:color="auto" w:fill="FFFFFF"/>
              <w:tabs>
                <w:tab w:val="left" w:leader="dot" w:pos="5040"/>
              </w:tabs>
              <w:ind w:right="144"/>
              <w:jc w:val="right"/>
            </w:pPr>
            <w:r w:rsidRPr="008A3AD8">
              <w:rPr>
                <w:b/>
                <w:bCs/>
                <w:szCs w:val="18"/>
              </w:rPr>
              <w:t>742,000</w:t>
            </w:r>
          </w:p>
        </w:tc>
        <w:tc>
          <w:tcPr>
            <w:tcW w:w="1254" w:type="dxa"/>
            <w:tcBorders>
              <w:top w:val="nil"/>
              <w:left w:val="single" w:sz="6" w:space="0" w:color="auto"/>
              <w:bottom w:val="nil"/>
              <w:right w:val="nil"/>
            </w:tcBorders>
            <w:shd w:val="clear" w:color="auto" w:fill="FFFFFF"/>
            <w:vAlign w:val="bottom"/>
          </w:tcPr>
          <w:p w14:paraId="66A21ED1" w14:textId="77777777" w:rsidR="004F2EE9" w:rsidRPr="009F59B1" w:rsidRDefault="004F2EE9" w:rsidP="008C7936">
            <w:pPr>
              <w:shd w:val="clear" w:color="auto" w:fill="FFFFFF"/>
              <w:tabs>
                <w:tab w:val="left" w:leader="dot" w:pos="5040"/>
              </w:tabs>
              <w:ind w:right="144"/>
              <w:jc w:val="right"/>
            </w:pPr>
            <w:r w:rsidRPr="009F59B1">
              <w:t>..</w:t>
            </w:r>
          </w:p>
        </w:tc>
        <w:tc>
          <w:tcPr>
            <w:tcW w:w="1205" w:type="dxa"/>
            <w:tcBorders>
              <w:top w:val="nil"/>
              <w:left w:val="nil"/>
              <w:bottom w:val="nil"/>
              <w:right w:val="nil"/>
            </w:tcBorders>
            <w:shd w:val="clear" w:color="auto" w:fill="FFFFFF"/>
            <w:vAlign w:val="bottom"/>
          </w:tcPr>
          <w:p w14:paraId="66A21ED2" w14:textId="77777777" w:rsidR="004F2EE9" w:rsidRPr="009F59B1" w:rsidRDefault="004F2EE9" w:rsidP="008C7936">
            <w:pPr>
              <w:shd w:val="clear" w:color="auto" w:fill="FFFFFF"/>
              <w:tabs>
                <w:tab w:val="left" w:leader="dot" w:pos="5040"/>
              </w:tabs>
              <w:ind w:right="144"/>
              <w:jc w:val="right"/>
            </w:pPr>
            <w:r w:rsidRPr="009F59B1">
              <w:t>..</w:t>
            </w:r>
          </w:p>
        </w:tc>
      </w:tr>
      <w:tr w:rsidR="004F2EE9" w:rsidRPr="009F59B1" w14:paraId="66A21ED8" w14:textId="77777777" w:rsidTr="008C7936">
        <w:trPr>
          <w:trHeight w:val="20"/>
          <w:jc w:val="center"/>
        </w:trPr>
        <w:tc>
          <w:tcPr>
            <w:tcW w:w="5220" w:type="dxa"/>
            <w:tcBorders>
              <w:left w:val="nil"/>
              <w:bottom w:val="single" w:sz="6" w:space="0" w:color="auto"/>
              <w:right w:val="nil"/>
            </w:tcBorders>
            <w:shd w:val="clear" w:color="auto" w:fill="FFFFFF"/>
          </w:tcPr>
          <w:p w14:paraId="66A21ED4" w14:textId="77777777" w:rsidR="004F2EE9" w:rsidRPr="009F59B1" w:rsidRDefault="004F2EE9" w:rsidP="008C7936">
            <w:pPr>
              <w:shd w:val="clear" w:color="auto" w:fill="FFFFFF"/>
              <w:tabs>
                <w:tab w:val="left" w:leader="dot" w:pos="5040"/>
              </w:tabs>
              <w:spacing w:before="60" w:after="60"/>
              <w:jc w:val="both"/>
            </w:pPr>
            <w:r w:rsidRPr="008A3AD8">
              <w:rPr>
                <w:b/>
                <w:bCs/>
                <w:szCs w:val="18"/>
              </w:rPr>
              <w:t>Total: Department of the Prime Minister and Cabinet</w:t>
            </w:r>
            <w:r w:rsidR="008C7936">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D5" w14:textId="77777777" w:rsidR="004F2EE9" w:rsidRPr="009F59B1" w:rsidRDefault="004F2EE9" w:rsidP="008C7936">
            <w:pPr>
              <w:shd w:val="clear" w:color="auto" w:fill="FFFFFF"/>
              <w:tabs>
                <w:tab w:val="left" w:leader="dot" w:pos="5040"/>
              </w:tabs>
              <w:spacing w:before="60" w:after="60"/>
              <w:ind w:right="144"/>
              <w:jc w:val="right"/>
            </w:pPr>
            <w:r w:rsidRPr="008A3AD8">
              <w:rPr>
                <w:b/>
                <w:bCs/>
                <w:szCs w:val="18"/>
              </w:rPr>
              <w:t>742,000</w:t>
            </w:r>
          </w:p>
        </w:tc>
        <w:tc>
          <w:tcPr>
            <w:tcW w:w="1254" w:type="dxa"/>
            <w:tcBorders>
              <w:top w:val="nil"/>
              <w:left w:val="single" w:sz="6" w:space="0" w:color="auto"/>
              <w:bottom w:val="single" w:sz="6" w:space="0" w:color="auto"/>
              <w:right w:val="nil"/>
            </w:tcBorders>
            <w:shd w:val="clear" w:color="auto" w:fill="FFFFFF"/>
            <w:vAlign w:val="bottom"/>
          </w:tcPr>
          <w:p w14:paraId="66A21ED6" w14:textId="77777777" w:rsidR="004F2EE9" w:rsidRPr="009F59B1" w:rsidRDefault="004F2EE9" w:rsidP="008C7936">
            <w:pPr>
              <w:shd w:val="clear" w:color="auto" w:fill="FFFFFF"/>
              <w:tabs>
                <w:tab w:val="left" w:leader="dot" w:pos="5040"/>
              </w:tabs>
              <w:ind w:right="144"/>
              <w:jc w:val="right"/>
            </w:pPr>
          </w:p>
        </w:tc>
        <w:tc>
          <w:tcPr>
            <w:tcW w:w="1205" w:type="dxa"/>
            <w:tcBorders>
              <w:top w:val="nil"/>
              <w:left w:val="nil"/>
              <w:bottom w:val="single" w:sz="6" w:space="0" w:color="auto"/>
              <w:right w:val="nil"/>
            </w:tcBorders>
            <w:shd w:val="clear" w:color="auto" w:fill="FFFFFF"/>
            <w:vAlign w:val="bottom"/>
          </w:tcPr>
          <w:p w14:paraId="66A21ED7" w14:textId="77777777" w:rsidR="004F2EE9" w:rsidRPr="009F59B1" w:rsidRDefault="004F2EE9" w:rsidP="008C7936">
            <w:pPr>
              <w:shd w:val="clear" w:color="auto" w:fill="FFFFFF"/>
              <w:tabs>
                <w:tab w:val="left" w:leader="dot" w:pos="5040"/>
              </w:tabs>
              <w:ind w:right="144"/>
              <w:jc w:val="right"/>
            </w:pPr>
          </w:p>
        </w:tc>
      </w:tr>
    </w:tbl>
    <w:p w14:paraId="66A21ED9" w14:textId="77777777" w:rsidR="004F2EE9" w:rsidRPr="009F59B1" w:rsidRDefault="009F59B1" w:rsidP="00F30E41">
      <w:pPr>
        <w:shd w:val="clear" w:color="auto" w:fill="FFFFFF"/>
        <w:tabs>
          <w:tab w:val="left" w:leader="dot" w:pos="5040"/>
        </w:tabs>
        <w:spacing w:after="120"/>
        <w:jc w:val="center"/>
      </w:pPr>
      <w:r w:rsidRPr="009F59B1">
        <w:br w:type="page"/>
      </w:r>
      <w:r w:rsidR="004F2EE9" w:rsidRPr="008A3AD8">
        <w:rPr>
          <w:i/>
          <w:iCs/>
          <w:szCs w:val="18"/>
        </w:rPr>
        <w:lastRenderedPageBreak/>
        <w:t>Departments and Services</w:t>
      </w:r>
      <w:r w:rsidR="004F2EE9" w:rsidRPr="008A3AD8">
        <w:rPr>
          <w:rFonts w:eastAsia="Times New Roman"/>
          <w:szCs w:val="18"/>
        </w:rPr>
        <w:t>—</w:t>
      </w:r>
      <w:r w:rsidR="004F2EE9" w:rsidRPr="008A3AD8">
        <w:rPr>
          <w:rFonts w:eastAsia="Times New Roman"/>
          <w:i/>
          <w:iCs/>
          <w:szCs w:val="18"/>
        </w:rPr>
        <w:t>continued</w:t>
      </w:r>
    </w:p>
    <w:p w14:paraId="66A21EDA" w14:textId="77777777" w:rsidR="004F2EE9" w:rsidRPr="009F59B1" w:rsidRDefault="004F2EE9" w:rsidP="00D3084C">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47"/>
        <w:gridCol w:w="1234"/>
      </w:tblGrid>
      <w:tr w:rsidR="004F2EE9" w:rsidRPr="009F59B1" w14:paraId="66A21EDE" w14:textId="77777777" w:rsidTr="00F30E41">
        <w:trPr>
          <w:trHeight w:val="20"/>
          <w:jc w:val="center"/>
        </w:trPr>
        <w:tc>
          <w:tcPr>
            <w:tcW w:w="5220" w:type="dxa"/>
            <w:tcBorders>
              <w:top w:val="single" w:sz="6" w:space="0" w:color="auto"/>
              <w:left w:val="nil"/>
              <w:bottom w:val="nil"/>
              <w:right w:val="nil"/>
            </w:tcBorders>
            <w:shd w:val="clear" w:color="auto" w:fill="FFFFFF"/>
          </w:tcPr>
          <w:p w14:paraId="66A21EDB"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EDC" w14:textId="77777777" w:rsidR="004F2EE9" w:rsidRPr="009F59B1" w:rsidRDefault="004F2EE9" w:rsidP="00D3084C">
            <w:pPr>
              <w:shd w:val="clear" w:color="auto" w:fill="FFFFFF"/>
              <w:tabs>
                <w:tab w:val="left" w:leader="dot" w:pos="5040"/>
              </w:tabs>
            </w:pPr>
          </w:p>
        </w:tc>
        <w:tc>
          <w:tcPr>
            <w:tcW w:w="2459" w:type="dxa"/>
            <w:gridSpan w:val="2"/>
            <w:tcBorders>
              <w:top w:val="single" w:sz="6" w:space="0" w:color="auto"/>
              <w:left w:val="single" w:sz="6" w:space="0" w:color="auto"/>
              <w:bottom w:val="single" w:sz="6" w:space="0" w:color="auto"/>
              <w:right w:val="nil"/>
            </w:tcBorders>
            <w:shd w:val="clear" w:color="auto" w:fill="FFFFFF"/>
          </w:tcPr>
          <w:p w14:paraId="66A21EDD" w14:textId="77777777" w:rsidR="004F2EE9" w:rsidRPr="009F59B1" w:rsidRDefault="004F2EE9" w:rsidP="0091688F">
            <w:pPr>
              <w:shd w:val="clear" w:color="auto" w:fill="FFFFFF"/>
              <w:tabs>
                <w:tab w:val="left" w:leader="dot" w:pos="5040"/>
              </w:tabs>
              <w:ind w:left="106" w:firstLine="5"/>
            </w:pPr>
            <w:r w:rsidRPr="008A3AD8">
              <w:rPr>
                <w:szCs w:val="18"/>
              </w:rPr>
              <w:t>Information with respect to previous appropriation and expenditure</w:t>
            </w:r>
          </w:p>
        </w:tc>
      </w:tr>
      <w:tr w:rsidR="004F2EE9" w:rsidRPr="009F59B1" w14:paraId="66A21EE3" w14:textId="77777777" w:rsidTr="00F30E41">
        <w:trPr>
          <w:trHeight w:val="20"/>
          <w:jc w:val="center"/>
        </w:trPr>
        <w:tc>
          <w:tcPr>
            <w:tcW w:w="5220" w:type="dxa"/>
            <w:tcBorders>
              <w:top w:val="nil"/>
              <w:left w:val="nil"/>
              <w:right w:val="nil"/>
            </w:tcBorders>
            <w:shd w:val="clear" w:color="auto" w:fill="FFFFFF"/>
          </w:tcPr>
          <w:p w14:paraId="66A21EDF" w14:textId="77777777" w:rsidR="004F2EE9" w:rsidRPr="009F59B1" w:rsidRDefault="004F2EE9" w:rsidP="00D3084C">
            <w:pPr>
              <w:shd w:val="clear" w:color="auto" w:fill="FFFFFF"/>
              <w:tabs>
                <w:tab w:val="left" w:leader="dot" w:pos="5040"/>
              </w:tabs>
            </w:pPr>
          </w:p>
        </w:tc>
        <w:tc>
          <w:tcPr>
            <w:tcW w:w="1350" w:type="dxa"/>
            <w:tcBorders>
              <w:top w:val="nil"/>
              <w:left w:val="nil"/>
              <w:bottom w:val="single" w:sz="6" w:space="0" w:color="auto"/>
              <w:right w:val="single" w:sz="6" w:space="0" w:color="auto"/>
            </w:tcBorders>
            <w:shd w:val="clear" w:color="auto" w:fill="FFFFFF"/>
            <w:vAlign w:val="bottom"/>
          </w:tcPr>
          <w:p w14:paraId="66A21EE0" w14:textId="77777777" w:rsidR="004F2EE9" w:rsidRPr="009F59B1" w:rsidRDefault="004F2EE9" w:rsidP="00F30E41">
            <w:pPr>
              <w:shd w:val="clear" w:color="auto" w:fill="FFFFFF"/>
              <w:tabs>
                <w:tab w:val="left" w:leader="dot" w:pos="5040"/>
              </w:tabs>
              <w:ind w:right="144"/>
              <w:jc w:val="right"/>
            </w:pPr>
            <w:r w:rsidRPr="008A3AD8">
              <w:rPr>
                <w:szCs w:val="18"/>
              </w:rPr>
              <w:t>Additional appropriation for 1980-81</w:t>
            </w:r>
          </w:p>
        </w:tc>
        <w:tc>
          <w:tcPr>
            <w:tcW w:w="1236" w:type="dxa"/>
            <w:tcBorders>
              <w:top w:val="single" w:sz="6" w:space="0" w:color="auto"/>
              <w:left w:val="single" w:sz="6" w:space="0" w:color="auto"/>
              <w:bottom w:val="single" w:sz="6" w:space="0" w:color="auto"/>
              <w:right w:val="nil"/>
            </w:tcBorders>
            <w:shd w:val="clear" w:color="auto" w:fill="FFFFFF"/>
            <w:vAlign w:val="bottom"/>
          </w:tcPr>
          <w:p w14:paraId="66A21EE1" w14:textId="77777777" w:rsidR="004F2EE9" w:rsidRPr="009F59B1" w:rsidRDefault="004F2EE9" w:rsidP="00F30E41">
            <w:pPr>
              <w:shd w:val="clear" w:color="auto" w:fill="FFFFFF"/>
              <w:tabs>
                <w:tab w:val="left" w:leader="dot" w:pos="5040"/>
              </w:tabs>
              <w:ind w:right="144"/>
              <w:jc w:val="right"/>
            </w:pPr>
            <w:r w:rsidRPr="008A3AD8">
              <w:rPr>
                <w:szCs w:val="18"/>
              </w:rPr>
              <w:t>Appropriation made by Appropriation Act (No. 2) 1980-81</w:t>
            </w:r>
          </w:p>
        </w:tc>
        <w:tc>
          <w:tcPr>
            <w:tcW w:w="1223" w:type="dxa"/>
            <w:tcBorders>
              <w:top w:val="single" w:sz="6" w:space="0" w:color="auto"/>
              <w:left w:val="nil"/>
              <w:bottom w:val="single" w:sz="6" w:space="0" w:color="auto"/>
              <w:right w:val="nil"/>
            </w:tcBorders>
            <w:shd w:val="clear" w:color="auto" w:fill="FFFFFF"/>
            <w:vAlign w:val="bottom"/>
          </w:tcPr>
          <w:p w14:paraId="66A21EE2" w14:textId="77777777" w:rsidR="004F2EE9" w:rsidRPr="009F59B1" w:rsidRDefault="004F2EE9" w:rsidP="00F30E41">
            <w:pPr>
              <w:shd w:val="clear" w:color="auto" w:fill="FFFFFF"/>
              <w:tabs>
                <w:tab w:val="left" w:leader="dot" w:pos="5040"/>
              </w:tabs>
              <w:ind w:right="144"/>
              <w:jc w:val="right"/>
            </w:pPr>
            <w:r w:rsidRPr="008A3AD8">
              <w:rPr>
                <w:szCs w:val="18"/>
              </w:rPr>
              <w:t>Expenditure for 1979-80</w:t>
            </w:r>
          </w:p>
        </w:tc>
      </w:tr>
      <w:tr w:rsidR="004F2EE9" w:rsidRPr="009F59B1" w14:paraId="66A21EE8" w14:textId="77777777" w:rsidTr="00F30E41">
        <w:trPr>
          <w:trHeight w:val="20"/>
          <w:jc w:val="center"/>
        </w:trPr>
        <w:tc>
          <w:tcPr>
            <w:tcW w:w="5220" w:type="dxa"/>
            <w:tcBorders>
              <w:left w:val="nil"/>
              <w:bottom w:val="nil"/>
              <w:right w:val="nil"/>
            </w:tcBorders>
            <w:shd w:val="clear" w:color="auto" w:fill="FFFFFF"/>
          </w:tcPr>
          <w:p w14:paraId="66A21EE4"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EE5" w14:textId="77777777" w:rsidR="004F2EE9" w:rsidRPr="009F59B1" w:rsidRDefault="00657B62" w:rsidP="00D3084C">
            <w:pPr>
              <w:shd w:val="clear" w:color="auto" w:fill="FFFFFF"/>
              <w:tabs>
                <w:tab w:val="left" w:leader="dot" w:pos="5040"/>
              </w:tabs>
              <w:ind w:right="144"/>
              <w:jc w:val="right"/>
            </w:pPr>
            <w:r w:rsidRPr="00657B62">
              <w:rPr>
                <w:szCs w:val="24"/>
              </w:rPr>
              <w:t>$</w:t>
            </w:r>
          </w:p>
        </w:tc>
        <w:tc>
          <w:tcPr>
            <w:tcW w:w="1236" w:type="dxa"/>
            <w:tcBorders>
              <w:top w:val="single" w:sz="6" w:space="0" w:color="auto"/>
              <w:left w:val="single" w:sz="6" w:space="0" w:color="auto"/>
              <w:bottom w:val="nil"/>
              <w:right w:val="nil"/>
            </w:tcBorders>
            <w:shd w:val="clear" w:color="auto" w:fill="FFFFFF"/>
          </w:tcPr>
          <w:p w14:paraId="66A21EE6"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23" w:type="dxa"/>
            <w:tcBorders>
              <w:top w:val="single" w:sz="6" w:space="0" w:color="auto"/>
              <w:left w:val="nil"/>
              <w:bottom w:val="nil"/>
              <w:right w:val="nil"/>
            </w:tcBorders>
            <w:shd w:val="clear" w:color="auto" w:fill="FFFFFF"/>
          </w:tcPr>
          <w:p w14:paraId="66A21EE7" w14:textId="77777777" w:rsidR="004F2EE9" w:rsidRPr="009F59B1" w:rsidRDefault="00657B62" w:rsidP="00D3084C">
            <w:pPr>
              <w:shd w:val="clear" w:color="auto" w:fill="FFFFFF"/>
              <w:tabs>
                <w:tab w:val="left" w:leader="dot" w:pos="5040"/>
              </w:tabs>
              <w:ind w:right="144"/>
              <w:jc w:val="right"/>
            </w:pPr>
            <w:r w:rsidRPr="00657B62">
              <w:rPr>
                <w:szCs w:val="18"/>
              </w:rPr>
              <w:t>$</w:t>
            </w:r>
          </w:p>
        </w:tc>
      </w:tr>
      <w:tr w:rsidR="004F2EE9" w:rsidRPr="009F59B1" w14:paraId="66A21EED" w14:textId="77777777" w:rsidTr="00F30E41">
        <w:trPr>
          <w:trHeight w:val="20"/>
          <w:jc w:val="center"/>
        </w:trPr>
        <w:tc>
          <w:tcPr>
            <w:tcW w:w="5220" w:type="dxa"/>
            <w:tcBorders>
              <w:top w:val="nil"/>
              <w:left w:val="nil"/>
              <w:bottom w:val="nil"/>
              <w:right w:val="nil"/>
            </w:tcBorders>
            <w:shd w:val="clear" w:color="auto" w:fill="FFFFFF"/>
          </w:tcPr>
          <w:p w14:paraId="66A21EE9" w14:textId="77777777" w:rsidR="004F2EE9" w:rsidRPr="009F59B1" w:rsidRDefault="004F2EE9" w:rsidP="00D3084C">
            <w:pPr>
              <w:shd w:val="clear" w:color="auto" w:fill="FFFFFF"/>
              <w:tabs>
                <w:tab w:val="left" w:leader="dot" w:pos="5040"/>
              </w:tabs>
              <w:jc w:val="both"/>
            </w:pPr>
            <w:r w:rsidRPr="008A3AD8">
              <w:rPr>
                <w:b/>
                <w:bCs/>
                <w:szCs w:val="18"/>
              </w:rPr>
              <w:t>DEPARTMENT OF SCIENCE AND TECHNOLOGY</w:t>
            </w:r>
          </w:p>
        </w:tc>
        <w:tc>
          <w:tcPr>
            <w:tcW w:w="1350" w:type="dxa"/>
            <w:tcBorders>
              <w:top w:val="nil"/>
              <w:left w:val="nil"/>
              <w:bottom w:val="nil"/>
              <w:right w:val="single" w:sz="6" w:space="0" w:color="auto"/>
            </w:tcBorders>
            <w:shd w:val="clear" w:color="auto" w:fill="FFFFFF"/>
            <w:vAlign w:val="bottom"/>
          </w:tcPr>
          <w:p w14:paraId="66A21EEA" w14:textId="77777777" w:rsidR="004F2EE9" w:rsidRPr="009F59B1" w:rsidRDefault="004F2EE9" w:rsidP="00F30E41">
            <w:pPr>
              <w:shd w:val="clear" w:color="auto" w:fill="FFFFFF"/>
              <w:tabs>
                <w:tab w:val="left" w:leader="dot" w:pos="5040"/>
              </w:tabs>
              <w:ind w:right="144"/>
              <w:jc w:val="right"/>
            </w:pPr>
          </w:p>
        </w:tc>
        <w:tc>
          <w:tcPr>
            <w:tcW w:w="1236" w:type="dxa"/>
            <w:tcBorders>
              <w:top w:val="nil"/>
              <w:left w:val="single" w:sz="6" w:space="0" w:color="auto"/>
              <w:bottom w:val="nil"/>
              <w:right w:val="nil"/>
            </w:tcBorders>
            <w:shd w:val="clear" w:color="auto" w:fill="FFFFFF"/>
            <w:vAlign w:val="bottom"/>
          </w:tcPr>
          <w:p w14:paraId="66A21EEB" w14:textId="77777777" w:rsidR="004F2EE9" w:rsidRPr="009F59B1" w:rsidRDefault="004F2EE9" w:rsidP="00F30E41">
            <w:pPr>
              <w:shd w:val="clear" w:color="auto" w:fill="FFFFFF"/>
              <w:tabs>
                <w:tab w:val="left" w:leader="dot" w:pos="5040"/>
              </w:tabs>
              <w:ind w:right="144"/>
              <w:jc w:val="right"/>
            </w:pPr>
          </w:p>
        </w:tc>
        <w:tc>
          <w:tcPr>
            <w:tcW w:w="1223" w:type="dxa"/>
            <w:tcBorders>
              <w:top w:val="nil"/>
              <w:left w:val="nil"/>
              <w:bottom w:val="nil"/>
              <w:right w:val="nil"/>
            </w:tcBorders>
            <w:shd w:val="clear" w:color="auto" w:fill="FFFFFF"/>
            <w:vAlign w:val="bottom"/>
          </w:tcPr>
          <w:p w14:paraId="66A21EEC" w14:textId="77777777" w:rsidR="004F2EE9" w:rsidRPr="009F59B1" w:rsidRDefault="004F2EE9" w:rsidP="00F30E41">
            <w:pPr>
              <w:shd w:val="clear" w:color="auto" w:fill="FFFFFF"/>
              <w:tabs>
                <w:tab w:val="left" w:leader="dot" w:pos="5040"/>
              </w:tabs>
              <w:ind w:right="144"/>
              <w:jc w:val="right"/>
            </w:pPr>
          </w:p>
        </w:tc>
      </w:tr>
      <w:tr w:rsidR="004F2EE9" w:rsidRPr="009F59B1" w14:paraId="66A21EF2" w14:textId="77777777" w:rsidTr="00F30E41">
        <w:trPr>
          <w:trHeight w:val="20"/>
          <w:jc w:val="center"/>
        </w:trPr>
        <w:tc>
          <w:tcPr>
            <w:tcW w:w="5220" w:type="dxa"/>
            <w:tcBorders>
              <w:top w:val="nil"/>
              <w:left w:val="nil"/>
              <w:bottom w:val="nil"/>
              <w:right w:val="nil"/>
            </w:tcBorders>
            <w:shd w:val="clear" w:color="auto" w:fill="FFFFFF"/>
          </w:tcPr>
          <w:p w14:paraId="66A21EEE" w14:textId="77777777" w:rsidR="004F2EE9" w:rsidRPr="009F59B1" w:rsidRDefault="004F2EE9" w:rsidP="00F30E41">
            <w:pPr>
              <w:shd w:val="clear" w:color="auto" w:fill="FFFFFF"/>
              <w:tabs>
                <w:tab w:val="left" w:leader="dot" w:pos="5040"/>
              </w:tabs>
              <w:spacing w:before="120"/>
              <w:jc w:val="both"/>
            </w:pPr>
            <w:r w:rsidRPr="008A3AD8">
              <w:rPr>
                <w:smallCaps/>
                <w:szCs w:val="18"/>
              </w:rPr>
              <w:t xml:space="preserve">Division </w:t>
            </w:r>
            <w:r w:rsidRPr="008A3AD8">
              <w:rPr>
                <w:szCs w:val="18"/>
              </w:rPr>
              <w:t>927.</w:t>
            </w:r>
            <w:r w:rsidRPr="008A3AD8">
              <w:rPr>
                <w:rFonts w:eastAsia="Times New Roman"/>
                <w:szCs w:val="18"/>
              </w:rPr>
              <w:t>—CAPITAL WORKS AND SERVICES</w:t>
            </w:r>
          </w:p>
        </w:tc>
        <w:tc>
          <w:tcPr>
            <w:tcW w:w="1350" w:type="dxa"/>
            <w:tcBorders>
              <w:top w:val="nil"/>
              <w:left w:val="nil"/>
              <w:bottom w:val="nil"/>
              <w:right w:val="single" w:sz="6" w:space="0" w:color="auto"/>
            </w:tcBorders>
            <w:shd w:val="clear" w:color="auto" w:fill="FFFFFF"/>
            <w:vAlign w:val="bottom"/>
          </w:tcPr>
          <w:p w14:paraId="66A21EEF" w14:textId="77777777" w:rsidR="004F2EE9" w:rsidRPr="009F59B1" w:rsidRDefault="004F2EE9" w:rsidP="00F30E41">
            <w:pPr>
              <w:shd w:val="clear" w:color="auto" w:fill="FFFFFF"/>
              <w:tabs>
                <w:tab w:val="left" w:leader="dot" w:pos="5040"/>
              </w:tabs>
              <w:ind w:right="144"/>
              <w:jc w:val="right"/>
            </w:pPr>
          </w:p>
        </w:tc>
        <w:tc>
          <w:tcPr>
            <w:tcW w:w="1236" w:type="dxa"/>
            <w:tcBorders>
              <w:top w:val="nil"/>
              <w:left w:val="single" w:sz="6" w:space="0" w:color="auto"/>
              <w:bottom w:val="nil"/>
              <w:right w:val="nil"/>
            </w:tcBorders>
            <w:shd w:val="clear" w:color="auto" w:fill="FFFFFF"/>
            <w:vAlign w:val="bottom"/>
          </w:tcPr>
          <w:p w14:paraId="66A21EF0" w14:textId="77777777" w:rsidR="004F2EE9" w:rsidRPr="009F59B1" w:rsidRDefault="004F2EE9" w:rsidP="00F30E41">
            <w:pPr>
              <w:shd w:val="clear" w:color="auto" w:fill="FFFFFF"/>
              <w:tabs>
                <w:tab w:val="left" w:leader="dot" w:pos="5040"/>
              </w:tabs>
              <w:ind w:right="144"/>
              <w:jc w:val="right"/>
            </w:pPr>
          </w:p>
        </w:tc>
        <w:tc>
          <w:tcPr>
            <w:tcW w:w="1223" w:type="dxa"/>
            <w:tcBorders>
              <w:top w:val="nil"/>
              <w:left w:val="nil"/>
              <w:bottom w:val="nil"/>
              <w:right w:val="nil"/>
            </w:tcBorders>
            <w:shd w:val="clear" w:color="auto" w:fill="FFFFFF"/>
            <w:vAlign w:val="bottom"/>
          </w:tcPr>
          <w:p w14:paraId="66A21EF1" w14:textId="77777777" w:rsidR="004F2EE9" w:rsidRPr="009F59B1" w:rsidRDefault="004F2EE9" w:rsidP="00F30E41">
            <w:pPr>
              <w:shd w:val="clear" w:color="auto" w:fill="FFFFFF"/>
              <w:tabs>
                <w:tab w:val="left" w:leader="dot" w:pos="5040"/>
              </w:tabs>
              <w:ind w:right="144"/>
              <w:jc w:val="right"/>
            </w:pPr>
          </w:p>
        </w:tc>
      </w:tr>
      <w:tr w:rsidR="004F2EE9" w:rsidRPr="009F59B1" w14:paraId="66A21EF7" w14:textId="77777777" w:rsidTr="00F30E41">
        <w:trPr>
          <w:trHeight w:val="20"/>
          <w:jc w:val="center"/>
        </w:trPr>
        <w:tc>
          <w:tcPr>
            <w:tcW w:w="5220" w:type="dxa"/>
            <w:tcBorders>
              <w:top w:val="nil"/>
              <w:left w:val="nil"/>
              <w:bottom w:val="nil"/>
              <w:right w:val="nil"/>
            </w:tcBorders>
            <w:shd w:val="clear" w:color="auto" w:fill="FFFFFF"/>
          </w:tcPr>
          <w:p w14:paraId="66A21EF3" w14:textId="77777777" w:rsidR="004F2EE9" w:rsidRPr="009F59B1" w:rsidRDefault="004F2EE9" w:rsidP="00D3084C">
            <w:pPr>
              <w:shd w:val="clear" w:color="auto" w:fill="FFFFFF"/>
              <w:tabs>
                <w:tab w:val="left" w:leader="dot" w:pos="5040"/>
              </w:tabs>
              <w:jc w:val="both"/>
            </w:pPr>
            <w:r w:rsidRPr="008A3AD8">
              <w:rPr>
                <w:b/>
                <w:bCs/>
                <w:szCs w:val="18"/>
              </w:rPr>
              <w:t>1.</w:t>
            </w:r>
            <w:r w:rsidRPr="008A3AD8">
              <w:rPr>
                <w:rFonts w:eastAsia="Times New Roman"/>
                <w:b/>
                <w:bCs/>
                <w:szCs w:val="18"/>
              </w:rPr>
              <w:t>—Plant and Equipment—</w:t>
            </w:r>
          </w:p>
        </w:tc>
        <w:tc>
          <w:tcPr>
            <w:tcW w:w="1350" w:type="dxa"/>
            <w:tcBorders>
              <w:top w:val="nil"/>
              <w:left w:val="nil"/>
              <w:bottom w:val="nil"/>
              <w:right w:val="single" w:sz="6" w:space="0" w:color="auto"/>
            </w:tcBorders>
            <w:shd w:val="clear" w:color="auto" w:fill="FFFFFF"/>
            <w:vAlign w:val="bottom"/>
          </w:tcPr>
          <w:p w14:paraId="66A21EF4" w14:textId="77777777" w:rsidR="004F2EE9" w:rsidRPr="009F59B1" w:rsidRDefault="004F2EE9" w:rsidP="00F30E41">
            <w:pPr>
              <w:shd w:val="clear" w:color="auto" w:fill="FFFFFF"/>
              <w:tabs>
                <w:tab w:val="left" w:leader="dot" w:pos="5040"/>
              </w:tabs>
              <w:ind w:right="144"/>
              <w:jc w:val="right"/>
            </w:pPr>
          </w:p>
        </w:tc>
        <w:tc>
          <w:tcPr>
            <w:tcW w:w="1236" w:type="dxa"/>
            <w:tcBorders>
              <w:top w:val="nil"/>
              <w:left w:val="single" w:sz="6" w:space="0" w:color="auto"/>
              <w:bottom w:val="nil"/>
              <w:right w:val="nil"/>
            </w:tcBorders>
            <w:shd w:val="clear" w:color="auto" w:fill="FFFFFF"/>
            <w:vAlign w:val="bottom"/>
          </w:tcPr>
          <w:p w14:paraId="66A21EF5" w14:textId="77777777" w:rsidR="004F2EE9" w:rsidRPr="009F59B1" w:rsidRDefault="004F2EE9" w:rsidP="00F30E41">
            <w:pPr>
              <w:shd w:val="clear" w:color="auto" w:fill="FFFFFF"/>
              <w:tabs>
                <w:tab w:val="left" w:leader="dot" w:pos="5040"/>
              </w:tabs>
              <w:ind w:right="144"/>
              <w:jc w:val="right"/>
            </w:pPr>
          </w:p>
        </w:tc>
        <w:tc>
          <w:tcPr>
            <w:tcW w:w="1223" w:type="dxa"/>
            <w:tcBorders>
              <w:top w:val="nil"/>
              <w:left w:val="nil"/>
              <w:bottom w:val="nil"/>
              <w:right w:val="nil"/>
            </w:tcBorders>
            <w:shd w:val="clear" w:color="auto" w:fill="FFFFFF"/>
            <w:vAlign w:val="bottom"/>
          </w:tcPr>
          <w:p w14:paraId="66A21EF6" w14:textId="77777777" w:rsidR="004F2EE9" w:rsidRPr="009F59B1" w:rsidRDefault="004F2EE9" w:rsidP="00F30E41">
            <w:pPr>
              <w:shd w:val="clear" w:color="auto" w:fill="FFFFFF"/>
              <w:tabs>
                <w:tab w:val="left" w:leader="dot" w:pos="5040"/>
              </w:tabs>
              <w:ind w:right="144"/>
              <w:jc w:val="right"/>
            </w:pPr>
          </w:p>
        </w:tc>
      </w:tr>
      <w:tr w:rsidR="004F2EE9" w:rsidRPr="009F59B1" w14:paraId="66A21EFC" w14:textId="77777777" w:rsidTr="00F30E41">
        <w:trPr>
          <w:trHeight w:val="20"/>
          <w:jc w:val="center"/>
        </w:trPr>
        <w:tc>
          <w:tcPr>
            <w:tcW w:w="5220" w:type="dxa"/>
            <w:tcBorders>
              <w:top w:val="nil"/>
              <w:left w:val="nil"/>
              <w:right w:val="nil"/>
            </w:tcBorders>
            <w:shd w:val="clear" w:color="auto" w:fill="FFFFFF"/>
          </w:tcPr>
          <w:p w14:paraId="66A21EF8" w14:textId="77777777" w:rsidR="004F2EE9" w:rsidRPr="009F59B1" w:rsidRDefault="004F2EE9" w:rsidP="004C0E5B">
            <w:pPr>
              <w:shd w:val="clear" w:color="auto" w:fill="FFFFFF"/>
              <w:tabs>
                <w:tab w:val="left" w:leader="dot" w:pos="5040"/>
              </w:tabs>
              <w:ind w:left="720" w:hanging="576"/>
              <w:jc w:val="both"/>
            </w:pPr>
            <w:r w:rsidRPr="008A3AD8">
              <w:rPr>
                <w:szCs w:val="18"/>
              </w:rPr>
              <w:t>04. Administrative</w:t>
            </w:r>
            <w:r w:rsidR="00F30E41">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EF9" w14:textId="77777777" w:rsidR="004F2EE9" w:rsidRPr="009F59B1" w:rsidRDefault="004F2EE9" w:rsidP="00F30E41">
            <w:pPr>
              <w:shd w:val="clear" w:color="auto" w:fill="FFFFFF"/>
              <w:tabs>
                <w:tab w:val="left" w:leader="dot" w:pos="5040"/>
              </w:tabs>
              <w:ind w:right="144"/>
              <w:jc w:val="right"/>
            </w:pPr>
            <w:r w:rsidRPr="008A3AD8">
              <w:rPr>
                <w:b/>
                <w:bCs/>
                <w:szCs w:val="18"/>
              </w:rPr>
              <w:t>1,000</w:t>
            </w:r>
          </w:p>
        </w:tc>
        <w:tc>
          <w:tcPr>
            <w:tcW w:w="1236" w:type="dxa"/>
            <w:tcBorders>
              <w:top w:val="nil"/>
              <w:left w:val="single" w:sz="6" w:space="0" w:color="auto"/>
              <w:bottom w:val="nil"/>
              <w:right w:val="nil"/>
            </w:tcBorders>
            <w:shd w:val="clear" w:color="auto" w:fill="FFFFFF"/>
            <w:vAlign w:val="bottom"/>
          </w:tcPr>
          <w:p w14:paraId="66A21EFA" w14:textId="77777777" w:rsidR="004F2EE9" w:rsidRPr="009F59B1" w:rsidRDefault="004F2EE9" w:rsidP="00F30E41">
            <w:pPr>
              <w:shd w:val="clear" w:color="auto" w:fill="FFFFFF"/>
              <w:tabs>
                <w:tab w:val="left" w:leader="dot" w:pos="5040"/>
              </w:tabs>
              <w:ind w:right="144"/>
              <w:jc w:val="right"/>
            </w:pPr>
            <w:r w:rsidRPr="008A3AD8">
              <w:rPr>
                <w:b/>
                <w:bCs/>
                <w:szCs w:val="18"/>
              </w:rPr>
              <w:t>20,000</w:t>
            </w:r>
          </w:p>
        </w:tc>
        <w:tc>
          <w:tcPr>
            <w:tcW w:w="1223" w:type="dxa"/>
            <w:tcBorders>
              <w:top w:val="nil"/>
              <w:left w:val="nil"/>
              <w:bottom w:val="nil"/>
              <w:right w:val="nil"/>
            </w:tcBorders>
            <w:shd w:val="clear" w:color="auto" w:fill="FFFFFF"/>
            <w:vAlign w:val="bottom"/>
          </w:tcPr>
          <w:p w14:paraId="66A21EFB" w14:textId="77777777" w:rsidR="004F2EE9" w:rsidRPr="009F59B1" w:rsidRDefault="004F2EE9" w:rsidP="00F30E41">
            <w:pPr>
              <w:shd w:val="clear" w:color="auto" w:fill="FFFFFF"/>
              <w:tabs>
                <w:tab w:val="left" w:leader="dot" w:pos="5040"/>
              </w:tabs>
              <w:ind w:right="144"/>
              <w:jc w:val="right"/>
            </w:pPr>
            <w:r w:rsidRPr="009F59B1">
              <w:t>..</w:t>
            </w:r>
          </w:p>
        </w:tc>
      </w:tr>
      <w:tr w:rsidR="004F2EE9" w:rsidRPr="009F59B1" w14:paraId="66A21F01" w14:textId="77777777" w:rsidTr="00F30E41">
        <w:trPr>
          <w:trHeight w:val="20"/>
          <w:jc w:val="center"/>
        </w:trPr>
        <w:tc>
          <w:tcPr>
            <w:tcW w:w="5220" w:type="dxa"/>
            <w:tcBorders>
              <w:left w:val="nil"/>
              <w:bottom w:val="single" w:sz="4" w:space="0" w:color="auto"/>
              <w:right w:val="nil"/>
            </w:tcBorders>
            <w:shd w:val="clear" w:color="auto" w:fill="FFFFFF"/>
          </w:tcPr>
          <w:p w14:paraId="66A21EFD" w14:textId="77777777" w:rsidR="004F2EE9" w:rsidRPr="009F59B1" w:rsidRDefault="004F2EE9" w:rsidP="00F30E41">
            <w:pPr>
              <w:shd w:val="clear" w:color="auto" w:fill="FFFFFF"/>
              <w:tabs>
                <w:tab w:val="left" w:leader="dot" w:pos="5040"/>
              </w:tabs>
              <w:spacing w:before="60" w:after="60"/>
              <w:jc w:val="both"/>
            </w:pPr>
            <w:r w:rsidRPr="008A3AD8">
              <w:rPr>
                <w:b/>
                <w:bCs/>
                <w:szCs w:val="18"/>
              </w:rPr>
              <w:t>Total: Department of Science and Technology</w:t>
            </w:r>
            <w:r w:rsidR="00F30E41">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EFE" w14:textId="77777777" w:rsidR="004F2EE9" w:rsidRPr="009F59B1" w:rsidRDefault="004F2EE9" w:rsidP="00F30E41">
            <w:pPr>
              <w:shd w:val="clear" w:color="auto" w:fill="FFFFFF"/>
              <w:tabs>
                <w:tab w:val="left" w:leader="dot" w:pos="5040"/>
              </w:tabs>
              <w:spacing w:before="60" w:after="60"/>
              <w:ind w:right="144"/>
              <w:jc w:val="right"/>
            </w:pPr>
            <w:r w:rsidRPr="008A3AD8">
              <w:rPr>
                <w:b/>
                <w:bCs/>
                <w:szCs w:val="18"/>
              </w:rPr>
              <w:t>1,000</w:t>
            </w:r>
          </w:p>
        </w:tc>
        <w:tc>
          <w:tcPr>
            <w:tcW w:w="1236" w:type="dxa"/>
            <w:tcBorders>
              <w:top w:val="nil"/>
              <w:left w:val="single" w:sz="6" w:space="0" w:color="auto"/>
              <w:bottom w:val="single" w:sz="6" w:space="0" w:color="auto"/>
              <w:right w:val="nil"/>
            </w:tcBorders>
            <w:shd w:val="clear" w:color="auto" w:fill="FFFFFF"/>
            <w:vAlign w:val="bottom"/>
          </w:tcPr>
          <w:p w14:paraId="66A21EFF" w14:textId="77777777" w:rsidR="004F2EE9" w:rsidRPr="009F59B1" w:rsidRDefault="004F2EE9" w:rsidP="00F30E41">
            <w:pPr>
              <w:shd w:val="clear" w:color="auto" w:fill="FFFFFF"/>
              <w:tabs>
                <w:tab w:val="left" w:leader="dot" w:pos="5040"/>
              </w:tabs>
              <w:ind w:right="144"/>
              <w:jc w:val="right"/>
            </w:pPr>
          </w:p>
        </w:tc>
        <w:tc>
          <w:tcPr>
            <w:tcW w:w="1223" w:type="dxa"/>
            <w:tcBorders>
              <w:top w:val="nil"/>
              <w:left w:val="nil"/>
              <w:bottom w:val="single" w:sz="6" w:space="0" w:color="auto"/>
              <w:right w:val="nil"/>
            </w:tcBorders>
            <w:shd w:val="clear" w:color="auto" w:fill="FFFFFF"/>
            <w:vAlign w:val="bottom"/>
          </w:tcPr>
          <w:p w14:paraId="66A21F00" w14:textId="77777777" w:rsidR="004F2EE9" w:rsidRPr="009F59B1" w:rsidRDefault="004F2EE9" w:rsidP="00F30E41">
            <w:pPr>
              <w:shd w:val="clear" w:color="auto" w:fill="FFFFFF"/>
              <w:tabs>
                <w:tab w:val="left" w:leader="dot" w:pos="5040"/>
              </w:tabs>
              <w:ind w:right="144"/>
              <w:jc w:val="right"/>
            </w:pPr>
          </w:p>
        </w:tc>
      </w:tr>
      <w:tr w:rsidR="004F2EE9" w:rsidRPr="009F59B1" w14:paraId="66A21F06" w14:textId="77777777" w:rsidTr="00F30E41">
        <w:trPr>
          <w:trHeight w:val="20"/>
          <w:jc w:val="center"/>
        </w:trPr>
        <w:tc>
          <w:tcPr>
            <w:tcW w:w="5220" w:type="dxa"/>
            <w:tcBorders>
              <w:top w:val="single" w:sz="4" w:space="0" w:color="auto"/>
              <w:left w:val="nil"/>
              <w:bottom w:val="nil"/>
              <w:right w:val="nil"/>
            </w:tcBorders>
            <w:shd w:val="clear" w:color="auto" w:fill="FFFFFF"/>
          </w:tcPr>
          <w:p w14:paraId="66A21F02" w14:textId="77777777" w:rsidR="004F2EE9" w:rsidRPr="009F59B1" w:rsidRDefault="004F2EE9" w:rsidP="00F30E41">
            <w:pPr>
              <w:shd w:val="clear" w:color="auto" w:fill="FFFFFF"/>
              <w:tabs>
                <w:tab w:val="left" w:leader="dot" w:pos="5040"/>
              </w:tabs>
              <w:spacing w:before="360" w:after="120"/>
              <w:jc w:val="both"/>
            </w:pPr>
            <w:r w:rsidRPr="008A3AD8">
              <w:rPr>
                <w:b/>
                <w:bCs/>
                <w:szCs w:val="18"/>
              </w:rPr>
              <w:t>DEPARTMENT OF SOCIAL SECURITY</w:t>
            </w:r>
          </w:p>
        </w:tc>
        <w:tc>
          <w:tcPr>
            <w:tcW w:w="1350" w:type="dxa"/>
            <w:tcBorders>
              <w:top w:val="single" w:sz="6" w:space="0" w:color="auto"/>
              <w:left w:val="nil"/>
              <w:bottom w:val="nil"/>
              <w:right w:val="single" w:sz="6" w:space="0" w:color="auto"/>
            </w:tcBorders>
            <w:shd w:val="clear" w:color="auto" w:fill="FFFFFF"/>
            <w:vAlign w:val="bottom"/>
          </w:tcPr>
          <w:p w14:paraId="66A21F03" w14:textId="77777777" w:rsidR="004F2EE9" w:rsidRPr="009F59B1" w:rsidRDefault="004F2EE9" w:rsidP="00F30E41">
            <w:pPr>
              <w:shd w:val="clear" w:color="auto" w:fill="FFFFFF"/>
              <w:tabs>
                <w:tab w:val="left" w:leader="dot" w:pos="5040"/>
              </w:tabs>
              <w:ind w:right="144"/>
              <w:jc w:val="right"/>
            </w:pPr>
          </w:p>
        </w:tc>
        <w:tc>
          <w:tcPr>
            <w:tcW w:w="1236" w:type="dxa"/>
            <w:tcBorders>
              <w:top w:val="single" w:sz="6" w:space="0" w:color="auto"/>
              <w:left w:val="single" w:sz="6" w:space="0" w:color="auto"/>
              <w:bottom w:val="nil"/>
              <w:right w:val="nil"/>
            </w:tcBorders>
            <w:shd w:val="clear" w:color="auto" w:fill="FFFFFF"/>
            <w:vAlign w:val="bottom"/>
          </w:tcPr>
          <w:p w14:paraId="66A21F04" w14:textId="77777777" w:rsidR="004F2EE9" w:rsidRPr="009F59B1" w:rsidRDefault="004F2EE9" w:rsidP="00F30E41">
            <w:pPr>
              <w:shd w:val="clear" w:color="auto" w:fill="FFFFFF"/>
              <w:tabs>
                <w:tab w:val="left" w:leader="dot" w:pos="5040"/>
              </w:tabs>
              <w:ind w:right="144"/>
              <w:jc w:val="right"/>
            </w:pPr>
          </w:p>
        </w:tc>
        <w:tc>
          <w:tcPr>
            <w:tcW w:w="1223" w:type="dxa"/>
            <w:tcBorders>
              <w:top w:val="single" w:sz="6" w:space="0" w:color="auto"/>
              <w:left w:val="nil"/>
              <w:bottom w:val="nil"/>
              <w:right w:val="nil"/>
            </w:tcBorders>
            <w:shd w:val="clear" w:color="auto" w:fill="FFFFFF"/>
            <w:vAlign w:val="bottom"/>
          </w:tcPr>
          <w:p w14:paraId="66A21F05" w14:textId="77777777" w:rsidR="004F2EE9" w:rsidRPr="009F59B1" w:rsidRDefault="004F2EE9" w:rsidP="00F30E41">
            <w:pPr>
              <w:shd w:val="clear" w:color="auto" w:fill="FFFFFF"/>
              <w:tabs>
                <w:tab w:val="left" w:leader="dot" w:pos="5040"/>
              </w:tabs>
              <w:ind w:right="144"/>
              <w:jc w:val="right"/>
            </w:pPr>
          </w:p>
        </w:tc>
      </w:tr>
      <w:tr w:rsidR="004F2EE9" w:rsidRPr="009F59B1" w14:paraId="66A21F0B" w14:textId="77777777" w:rsidTr="00F30E41">
        <w:trPr>
          <w:trHeight w:val="20"/>
          <w:jc w:val="center"/>
        </w:trPr>
        <w:tc>
          <w:tcPr>
            <w:tcW w:w="5220" w:type="dxa"/>
            <w:tcBorders>
              <w:top w:val="nil"/>
              <w:left w:val="nil"/>
              <w:bottom w:val="nil"/>
              <w:right w:val="nil"/>
            </w:tcBorders>
            <w:shd w:val="clear" w:color="auto" w:fill="FFFFFF"/>
          </w:tcPr>
          <w:p w14:paraId="66A21F07" w14:textId="77777777" w:rsidR="004F2EE9" w:rsidRPr="009F59B1" w:rsidRDefault="004F2EE9" w:rsidP="00F42282">
            <w:pPr>
              <w:shd w:val="clear" w:color="auto" w:fill="FFFFFF"/>
              <w:tabs>
                <w:tab w:val="left" w:leader="dot" w:pos="5040"/>
              </w:tabs>
              <w:pPrChange w:id="159" w:author="Proof Communications" w:date="2020-04-27T12:55:00Z">
                <w:pPr>
                  <w:shd w:val="clear" w:color="auto" w:fill="FFFFFF"/>
                  <w:tabs>
                    <w:tab w:val="left" w:leader="dot" w:pos="5040"/>
                  </w:tabs>
                  <w:jc w:val="both"/>
                </w:pPr>
              </w:pPrChange>
            </w:pPr>
            <w:r w:rsidRPr="008A3AD8">
              <w:rPr>
                <w:smallCaps/>
                <w:szCs w:val="18"/>
              </w:rPr>
              <w:t xml:space="preserve">Division </w:t>
            </w:r>
            <w:r w:rsidRPr="008A3AD8">
              <w:rPr>
                <w:szCs w:val="18"/>
              </w:rPr>
              <w:t>940.</w:t>
            </w:r>
            <w:r w:rsidRPr="008A3AD8">
              <w:rPr>
                <w:rFonts w:eastAsia="Times New Roman"/>
                <w:szCs w:val="18"/>
              </w:rPr>
              <w:t>—PAYMENTS TO OR FOR THE STATES AND THE NORTHERN TERRITORY</w:t>
            </w:r>
          </w:p>
        </w:tc>
        <w:tc>
          <w:tcPr>
            <w:tcW w:w="1350" w:type="dxa"/>
            <w:tcBorders>
              <w:top w:val="nil"/>
              <w:left w:val="nil"/>
              <w:bottom w:val="nil"/>
              <w:right w:val="single" w:sz="6" w:space="0" w:color="auto"/>
            </w:tcBorders>
            <w:shd w:val="clear" w:color="auto" w:fill="FFFFFF"/>
            <w:vAlign w:val="bottom"/>
          </w:tcPr>
          <w:p w14:paraId="66A21F08" w14:textId="77777777" w:rsidR="004F2EE9" w:rsidRPr="009F59B1" w:rsidRDefault="004F2EE9" w:rsidP="00F30E41">
            <w:pPr>
              <w:shd w:val="clear" w:color="auto" w:fill="FFFFFF"/>
              <w:tabs>
                <w:tab w:val="left" w:leader="dot" w:pos="5040"/>
              </w:tabs>
              <w:ind w:right="144"/>
              <w:jc w:val="right"/>
            </w:pPr>
          </w:p>
        </w:tc>
        <w:tc>
          <w:tcPr>
            <w:tcW w:w="1236" w:type="dxa"/>
            <w:tcBorders>
              <w:top w:val="nil"/>
              <w:left w:val="single" w:sz="6" w:space="0" w:color="auto"/>
              <w:bottom w:val="nil"/>
              <w:right w:val="nil"/>
            </w:tcBorders>
            <w:vAlign w:val="bottom"/>
          </w:tcPr>
          <w:p w14:paraId="66A21F09" w14:textId="77777777" w:rsidR="004F2EE9" w:rsidRPr="009F59B1" w:rsidRDefault="004F2EE9" w:rsidP="00F30E41">
            <w:pPr>
              <w:tabs>
                <w:tab w:val="left" w:leader="dot" w:pos="5040"/>
              </w:tabs>
              <w:ind w:right="144"/>
              <w:jc w:val="right"/>
            </w:pPr>
          </w:p>
        </w:tc>
        <w:tc>
          <w:tcPr>
            <w:tcW w:w="1223" w:type="dxa"/>
            <w:tcBorders>
              <w:top w:val="nil"/>
              <w:left w:val="nil"/>
              <w:bottom w:val="nil"/>
              <w:right w:val="nil"/>
            </w:tcBorders>
            <w:vAlign w:val="bottom"/>
          </w:tcPr>
          <w:p w14:paraId="66A21F0A" w14:textId="77777777" w:rsidR="004F2EE9" w:rsidRPr="009F59B1" w:rsidRDefault="004F2EE9" w:rsidP="00F30E41">
            <w:pPr>
              <w:tabs>
                <w:tab w:val="left" w:leader="dot" w:pos="5040"/>
              </w:tabs>
              <w:ind w:right="144"/>
              <w:jc w:val="right"/>
            </w:pPr>
          </w:p>
        </w:tc>
      </w:tr>
      <w:tr w:rsidR="004F2EE9" w:rsidRPr="009F59B1" w14:paraId="66A21F10" w14:textId="77777777" w:rsidTr="00F30E41">
        <w:trPr>
          <w:trHeight w:val="20"/>
          <w:jc w:val="center"/>
        </w:trPr>
        <w:tc>
          <w:tcPr>
            <w:tcW w:w="5220" w:type="dxa"/>
            <w:tcBorders>
              <w:top w:val="nil"/>
              <w:left w:val="nil"/>
              <w:bottom w:val="nil"/>
              <w:right w:val="nil"/>
            </w:tcBorders>
            <w:shd w:val="clear" w:color="auto" w:fill="FFFFFF"/>
          </w:tcPr>
          <w:p w14:paraId="66A21F0C" w14:textId="77777777" w:rsidR="004F2EE9" w:rsidRPr="009F59B1" w:rsidRDefault="004F2EE9" w:rsidP="0091688F">
            <w:pPr>
              <w:shd w:val="clear" w:color="auto" w:fill="FFFFFF"/>
              <w:tabs>
                <w:tab w:val="left" w:leader="dot" w:pos="5040"/>
              </w:tabs>
              <w:ind w:left="720" w:hanging="576"/>
            </w:pPr>
            <w:r w:rsidRPr="008A3AD8">
              <w:rPr>
                <w:szCs w:val="18"/>
              </w:rPr>
              <w:t xml:space="preserve">02. </w:t>
            </w:r>
            <w:r w:rsidRPr="008A3AD8">
              <w:rPr>
                <w:i/>
                <w:iCs/>
                <w:szCs w:val="18"/>
              </w:rPr>
              <w:t>States</w:t>
            </w:r>
            <w:r w:rsidR="00C92EA3" w:rsidRPr="008A3AD8">
              <w:rPr>
                <w:i/>
                <w:iCs/>
                <w:szCs w:val="18"/>
              </w:rPr>
              <w:t xml:space="preserve"> </w:t>
            </w:r>
            <w:r w:rsidRPr="008A3AD8">
              <w:rPr>
                <w:i/>
                <w:iCs/>
                <w:szCs w:val="18"/>
              </w:rPr>
              <w:t>Grants</w:t>
            </w:r>
            <w:r w:rsidR="00C92EA3" w:rsidRPr="008A3AD8">
              <w:rPr>
                <w:i/>
                <w:iCs/>
                <w:szCs w:val="18"/>
              </w:rPr>
              <w:t xml:space="preserve"> </w:t>
            </w:r>
            <w:r w:rsidR="00124521" w:rsidRPr="008A3AD8">
              <w:rPr>
                <w:iCs/>
                <w:szCs w:val="18"/>
              </w:rPr>
              <w:t>(</w:t>
            </w:r>
            <w:r w:rsidRPr="008A3AD8">
              <w:rPr>
                <w:i/>
                <w:iCs/>
                <w:szCs w:val="18"/>
              </w:rPr>
              <w:t>Home</w:t>
            </w:r>
            <w:r w:rsidR="00C92EA3" w:rsidRPr="008A3AD8">
              <w:rPr>
                <w:i/>
                <w:iCs/>
                <w:szCs w:val="18"/>
              </w:rPr>
              <w:t xml:space="preserve"> </w:t>
            </w:r>
            <w:r w:rsidRPr="008A3AD8">
              <w:rPr>
                <w:i/>
                <w:iCs/>
                <w:szCs w:val="18"/>
              </w:rPr>
              <w:t>Care</w:t>
            </w:r>
            <w:r w:rsidR="00124521" w:rsidRPr="008A3AD8">
              <w:rPr>
                <w:iCs/>
                <w:szCs w:val="18"/>
              </w:rPr>
              <w:t>)</w:t>
            </w:r>
            <w:r w:rsidR="00C92EA3" w:rsidRPr="008A3AD8">
              <w:rPr>
                <w:i/>
                <w:iCs/>
                <w:szCs w:val="18"/>
              </w:rPr>
              <w:t xml:space="preserve"> </w:t>
            </w:r>
            <w:r w:rsidRPr="008A3AD8">
              <w:rPr>
                <w:i/>
                <w:iCs/>
                <w:szCs w:val="18"/>
              </w:rPr>
              <w:t>Act</w:t>
            </w:r>
            <w:r w:rsidR="00C92EA3" w:rsidRPr="008A3AD8">
              <w:rPr>
                <w:i/>
                <w:iCs/>
                <w:szCs w:val="18"/>
              </w:rPr>
              <w:t xml:space="preserve"> </w:t>
            </w:r>
            <w:r w:rsidRPr="008A3AD8">
              <w:rPr>
                <w:szCs w:val="18"/>
              </w:rPr>
              <w:t>1969</w:t>
            </w:r>
            <w:r w:rsidRPr="008A3AD8">
              <w:rPr>
                <w:rFonts w:eastAsia="Times New Roman"/>
                <w:szCs w:val="18"/>
              </w:rPr>
              <w:t>—Grants towards salaries of welfare officers</w:t>
            </w:r>
            <w:r w:rsidR="00AE3913">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F0D" w14:textId="77777777" w:rsidR="004F2EE9" w:rsidRPr="009F59B1" w:rsidRDefault="004F2EE9" w:rsidP="00F30E41">
            <w:pPr>
              <w:shd w:val="clear" w:color="auto" w:fill="FFFFFF"/>
              <w:tabs>
                <w:tab w:val="left" w:leader="dot" w:pos="5040"/>
              </w:tabs>
              <w:ind w:right="144"/>
              <w:jc w:val="right"/>
            </w:pPr>
            <w:r w:rsidRPr="008A3AD8">
              <w:rPr>
                <w:szCs w:val="18"/>
              </w:rPr>
              <w:t>45,000</w:t>
            </w:r>
          </w:p>
        </w:tc>
        <w:tc>
          <w:tcPr>
            <w:tcW w:w="1236" w:type="dxa"/>
            <w:tcBorders>
              <w:top w:val="nil"/>
              <w:left w:val="single" w:sz="6" w:space="0" w:color="auto"/>
              <w:bottom w:val="nil"/>
              <w:right w:val="nil"/>
            </w:tcBorders>
            <w:shd w:val="clear" w:color="auto" w:fill="FFFFFF"/>
            <w:vAlign w:val="bottom"/>
          </w:tcPr>
          <w:p w14:paraId="66A21F0E" w14:textId="77777777" w:rsidR="004F2EE9" w:rsidRPr="009F59B1" w:rsidRDefault="004F2EE9" w:rsidP="00F30E41">
            <w:pPr>
              <w:shd w:val="clear" w:color="auto" w:fill="FFFFFF"/>
              <w:tabs>
                <w:tab w:val="left" w:leader="dot" w:pos="5040"/>
              </w:tabs>
              <w:ind w:right="144"/>
              <w:jc w:val="right"/>
            </w:pPr>
            <w:r w:rsidRPr="008A3AD8">
              <w:rPr>
                <w:szCs w:val="18"/>
              </w:rPr>
              <w:t>1,210,000</w:t>
            </w:r>
          </w:p>
        </w:tc>
        <w:tc>
          <w:tcPr>
            <w:tcW w:w="1223" w:type="dxa"/>
            <w:tcBorders>
              <w:top w:val="nil"/>
              <w:left w:val="nil"/>
              <w:bottom w:val="nil"/>
              <w:right w:val="nil"/>
            </w:tcBorders>
            <w:shd w:val="clear" w:color="auto" w:fill="FFFFFF"/>
            <w:vAlign w:val="bottom"/>
          </w:tcPr>
          <w:p w14:paraId="66A21F0F" w14:textId="77777777" w:rsidR="004F2EE9" w:rsidRPr="009F59B1" w:rsidRDefault="004F2EE9" w:rsidP="00F30E41">
            <w:pPr>
              <w:shd w:val="clear" w:color="auto" w:fill="FFFFFF"/>
              <w:tabs>
                <w:tab w:val="left" w:leader="dot" w:pos="5040"/>
              </w:tabs>
              <w:ind w:right="144"/>
              <w:jc w:val="right"/>
            </w:pPr>
            <w:r w:rsidRPr="008A3AD8">
              <w:rPr>
                <w:szCs w:val="18"/>
              </w:rPr>
              <w:t>1,053,673</w:t>
            </w:r>
          </w:p>
        </w:tc>
      </w:tr>
      <w:tr w:rsidR="004F2EE9" w:rsidRPr="009F59B1" w14:paraId="66A21F15" w14:textId="77777777" w:rsidTr="00F30E41">
        <w:trPr>
          <w:trHeight w:val="20"/>
          <w:jc w:val="center"/>
        </w:trPr>
        <w:tc>
          <w:tcPr>
            <w:tcW w:w="5220" w:type="dxa"/>
            <w:tcBorders>
              <w:top w:val="nil"/>
              <w:left w:val="nil"/>
              <w:bottom w:val="nil"/>
              <w:right w:val="nil"/>
            </w:tcBorders>
            <w:shd w:val="clear" w:color="auto" w:fill="FFFFFF"/>
          </w:tcPr>
          <w:p w14:paraId="66A21F11" w14:textId="77777777" w:rsidR="004F2EE9" w:rsidRPr="009F59B1" w:rsidRDefault="004F2EE9" w:rsidP="0091688F">
            <w:pPr>
              <w:shd w:val="clear" w:color="auto" w:fill="FFFFFF"/>
              <w:tabs>
                <w:tab w:val="left" w:leader="dot" w:pos="5040"/>
              </w:tabs>
              <w:ind w:left="720" w:hanging="576"/>
            </w:pPr>
            <w:r w:rsidRPr="008A3AD8">
              <w:rPr>
                <w:szCs w:val="18"/>
              </w:rPr>
              <w:t>04. Grants for children's services</w:t>
            </w:r>
            <w:r w:rsidR="00AE3913">
              <w:rPr>
                <w:szCs w:val="18"/>
              </w:rPr>
              <w:tab/>
            </w:r>
          </w:p>
        </w:tc>
        <w:tc>
          <w:tcPr>
            <w:tcW w:w="1350" w:type="dxa"/>
            <w:tcBorders>
              <w:top w:val="nil"/>
              <w:left w:val="nil"/>
              <w:bottom w:val="nil"/>
              <w:right w:val="single" w:sz="6" w:space="0" w:color="auto"/>
            </w:tcBorders>
            <w:shd w:val="clear" w:color="auto" w:fill="FFFFFF"/>
            <w:vAlign w:val="bottom"/>
          </w:tcPr>
          <w:p w14:paraId="66A21F12" w14:textId="77777777" w:rsidR="004F2EE9" w:rsidRPr="009F59B1" w:rsidRDefault="004F2EE9" w:rsidP="00F30E41">
            <w:pPr>
              <w:shd w:val="clear" w:color="auto" w:fill="FFFFFF"/>
              <w:tabs>
                <w:tab w:val="left" w:leader="dot" w:pos="5040"/>
              </w:tabs>
              <w:ind w:right="144"/>
              <w:jc w:val="right"/>
            </w:pPr>
            <w:r w:rsidRPr="008A3AD8">
              <w:rPr>
                <w:szCs w:val="18"/>
              </w:rPr>
              <w:t>2,466,000</w:t>
            </w:r>
          </w:p>
        </w:tc>
        <w:tc>
          <w:tcPr>
            <w:tcW w:w="1236" w:type="dxa"/>
            <w:tcBorders>
              <w:top w:val="nil"/>
              <w:left w:val="single" w:sz="6" w:space="0" w:color="auto"/>
              <w:bottom w:val="nil"/>
              <w:right w:val="nil"/>
            </w:tcBorders>
            <w:shd w:val="clear" w:color="auto" w:fill="FFFFFF"/>
            <w:vAlign w:val="bottom"/>
          </w:tcPr>
          <w:p w14:paraId="66A21F13" w14:textId="77777777" w:rsidR="004F2EE9" w:rsidRPr="009F59B1" w:rsidRDefault="004F2EE9" w:rsidP="00F30E41">
            <w:pPr>
              <w:shd w:val="clear" w:color="auto" w:fill="FFFFFF"/>
              <w:tabs>
                <w:tab w:val="left" w:leader="dot" w:pos="5040"/>
              </w:tabs>
              <w:ind w:right="144"/>
              <w:jc w:val="right"/>
            </w:pPr>
            <w:r w:rsidRPr="008A3AD8">
              <w:rPr>
                <w:szCs w:val="18"/>
              </w:rPr>
              <w:t>41,577,000</w:t>
            </w:r>
          </w:p>
        </w:tc>
        <w:tc>
          <w:tcPr>
            <w:tcW w:w="1223" w:type="dxa"/>
            <w:tcBorders>
              <w:top w:val="nil"/>
              <w:left w:val="nil"/>
              <w:bottom w:val="nil"/>
              <w:right w:val="nil"/>
            </w:tcBorders>
            <w:shd w:val="clear" w:color="auto" w:fill="FFFFFF"/>
            <w:vAlign w:val="bottom"/>
          </w:tcPr>
          <w:p w14:paraId="66A21F14" w14:textId="77777777" w:rsidR="004F2EE9" w:rsidRPr="009F59B1" w:rsidRDefault="004F2EE9" w:rsidP="00F30E41">
            <w:pPr>
              <w:shd w:val="clear" w:color="auto" w:fill="FFFFFF"/>
              <w:tabs>
                <w:tab w:val="left" w:leader="dot" w:pos="5040"/>
              </w:tabs>
              <w:ind w:right="144"/>
              <w:jc w:val="right"/>
            </w:pPr>
            <w:r w:rsidRPr="008A3AD8">
              <w:rPr>
                <w:szCs w:val="18"/>
              </w:rPr>
              <w:t>44,180,000</w:t>
            </w:r>
          </w:p>
        </w:tc>
      </w:tr>
      <w:tr w:rsidR="004F2EE9" w:rsidRPr="009F59B1" w14:paraId="66A21F1A" w14:textId="77777777" w:rsidTr="00F30E41">
        <w:trPr>
          <w:trHeight w:val="20"/>
          <w:jc w:val="center"/>
        </w:trPr>
        <w:tc>
          <w:tcPr>
            <w:tcW w:w="5220" w:type="dxa"/>
            <w:tcBorders>
              <w:top w:val="nil"/>
              <w:left w:val="nil"/>
              <w:bottom w:val="nil"/>
              <w:right w:val="nil"/>
            </w:tcBorders>
            <w:shd w:val="clear" w:color="auto" w:fill="FFFFFF"/>
          </w:tcPr>
          <w:p w14:paraId="66A21F16" w14:textId="77777777" w:rsidR="004F2EE9" w:rsidRPr="009F59B1" w:rsidRDefault="004F2EE9" w:rsidP="0091688F">
            <w:pPr>
              <w:shd w:val="clear" w:color="auto" w:fill="FFFFFF"/>
              <w:tabs>
                <w:tab w:val="left" w:leader="dot" w:pos="5040"/>
              </w:tabs>
              <w:ind w:left="720" w:hanging="576"/>
            </w:pPr>
            <w:r w:rsidRPr="008A3AD8">
              <w:rPr>
                <w:szCs w:val="18"/>
              </w:rPr>
              <w:t>06. Grants to the Northern Territory for assistance to deserted wives</w:t>
            </w:r>
            <w:r w:rsidR="00AE3913">
              <w:rPr>
                <w:szCs w:val="18"/>
              </w:rPr>
              <w:tab/>
            </w:r>
          </w:p>
        </w:tc>
        <w:tc>
          <w:tcPr>
            <w:tcW w:w="1350" w:type="dxa"/>
            <w:tcBorders>
              <w:top w:val="nil"/>
              <w:left w:val="nil"/>
              <w:bottom w:val="nil"/>
              <w:right w:val="single" w:sz="6" w:space="0" w:color="auto"/>
            </w:tcBorders>
            <w:shd w:val="clear" w:color="auto" w:fill="FFFFFF"/>
            <w:vAlign w:val="bottom"/>
          </w:tcPr>
          <w:p w14:paraId="66A21F17" w14:textId="77777777" w:rsidR="004F2EE9" w:rsidRPr="009F59B1" w:rsidRDefault="004F2EE9" w:rsidP="00F30E41">
            <w:pPr>
              <w:shd w:val="clear" w:color="auto" w:fill="FFFFFF"/>
              <w:tabs>
                <w:tab w:val="left" w:leader="dot" w:pos="5040"/>
              </w:tabs>
              <w:ind w:right="144"/>
              <w:jc w:val="right"/>
            </w:pPr>
            <w:r w:rsidRPr="008A3AD8">
              <w:rPr>
                <w:szCs w:val="18"/>
              </w:rPr>
              <w:t>60,000</w:t>
            </w:r>
          </w:p>
        </w:tc>
        <w:tc>
          <w:tcPr>
            <w:tcW w:w="1236" w:type="dxa"/>
            <w:tcBorders>
              <w:top w:val="nil"/>
              <w:left w:val="single" w:sz="6" w:space="0" w:color="auto"/>
              <w:bottom w:val="nil"/>
              <w:right w:val="nil"/>
            </w:tcBorders>
            <w:shd w:val="clear" w:color="auto" w:fill="FFFFFF"/>
            <w:vAlign w:val="bottom"/>
          </w:tcPr>
          <w:p w14:paraId="66A21F18" w14:textId="77777777" w:rsidR="004F2EE9" w:rsidRPr="009F59B1" w:rsidRDefault="004F2EE9" w:rsidP="00F30E41">
            <w:pPr>
              <w:shd w:val="clear" w:color="auto" w:fill="FFFFFF"/>
              <w:tabs>
                <w:tab w:val="left" w:leader="dot" w:pos="5040"/>
              </w:tabs>
              <w:ind w:right="144"/>
              <w:jc w:val="right"/>
            </w:pPr>
            <w:r w:rsidRPr="008A3AD8">
              <w:rPr>
                <w:szCs w:val="18"/>
              </w:rPr>
              <w:t>190,000</w:t>
            </w:r>
          </w:p>
        </w:tc>
        <w:tc>
          <w:tcPr>
            <w:tcW w:w="1223" w:type="dxa"/>
            <w:tcBorders>
              <w:top w:val="nil"/>
              <w:left w:val="nil"/>
              <w:bottom w:val="nil"/>
              <w:right w:val="nil"/>
            </w:tcBorders>
            <w:shd w:val="clear" w:color="auto" w:fill="FFFFFF"/>
            <w:vAlign w:val="bottom"/>
          </w:tcPr>
          <w:p w14:paraId="66A21F19" w14:textId="77777777" w:rsidR="004F2EE9" w:rsidRPr="009F59B1" w:rsidRDefault="004F2EE9" w:rsidP="00F30E41">
            <w:pPr>
              <w:shd w:val="clear" w:color="auto" w:fill="FFFFFF"/>
              <w:tabs>
                <w:tab w:val="left" w:leader="dot" w:pos="5040"/>
              </w:tabs>
              <w:ind w:right="144"/>
              <w:jc w:val="right"/>
            </w:pPr>
            <w:r w:rsidRPr="008A3AD8">
              <w:rPr>
                <w:szCs w:val="18"/>
              </w:rPr>
              <w:t>232,657</w:t>
            </w:r>
          </w:p>
        </w:tc>
      </w:tr>
      <w:tr w:rsidR="004F2EE9" w:rsidRPr="009F59B1" w14:paraId="66A21F1F" w14:textId="77777777" w:rsidTr="00F30E41">
        <w:trPr>
          <w:trHeight w:val="20"/>
          <w:jc w:val="center"/>
        </w:trPr>
        <w:tc>
          <w:tcPr>
            <w:tcW w:w="5220" w:type="dxa"/>
            <w:tcBorders>
              <w:top w:val="nil"/>
              <w:left w:val="nil"/>
              <w:right w:val="nil"/>
            </w:tcBorders>
            <w:shd w:val="clear" w:color="auto" w:fill="FFFFFF"/>
          </w:tcPr>
          <w:p w14:paraId="66A21F1B" w14:textId="77777777" w:rsidR="004F2EE9" w:rsidRPr="009F59B1" w:rsidRDefault="004F2EE9" w:rsidP="0091688F">
            <w:pPr>
              <w:shd w:val="clear" w:color="auto" w:fill="FFFFFF"/>
              <w:tabs>
                <w:tab w:val="left" w:leader="dot" w:pos="5040"/>
              </w:tabs>
              <w:ind w:left="720" w:hanging="576"/>
            </w:pPr>
            <w:r w:rsidRPr="008A3AD8">
              <w:rPr>
                <w:szCs w:val="18"/>
              </w:rPr>
              <w:t>08. Grant</w:t>
            </w:r>
            <w:r w:rsidR="00C92EA3" w:rsidRPr="008A3AD8">
              <w:rPr>
                <w:szCs w:val="18"/>
              </w:rPr>
              <w:t xml:space="preserve"> </w:t>
            </w:r>
            <w:r w:rsidRPr="008A3AD8">
              <w:rPr>
                <w:szCs w:val="18"/>
              </w:rPr>
              <w:t>to</w:t>
            </w:r>
            <w:r w:rsidR="00C92EA3" w:rsidRPr="008A3AD8">
              <w:rPr>
                <w:szCs w:val="18"/>
              </w:rPr>
              <w:t xml:space="preserve"> </w:t>
            </w:r>
            <w:r w:rsidRPr="008A3AD8">
              <w:rPr>
                <w:szCs w:val="18"/>
              </w:rPr>
              <w:t>Tasmanian</w:t>
            </w:r>
            <w:r w:rsidR="00C92EA3" w:rsidRPr="008A3AD8">
              <w:rPr>
                <w:szCs w:val="18"/>
              </w:rPr>
              <w:t xml:space="preserve"> </w:t>
            </w:r>
            <w:r w:rsidRPr="008A3AD8">
              <w:rPr>
                <w:szCs w:val="18"/>
              </w:rPr>
              <w:t>Government</w:t>
            </w:r>
            <w:r w:rsidR="00C92EA3" w:rsidRPr="008A3AD8">
              <w:rPr>
                <w:szCs w:val="18"/>
              </w:rPr>
              <w:t xml:space="preserve"> </w:t>
            </w:r>
            <w:r w:rsidRPr="008A3AD8">
              <w:rPr>
                <w:szCs w:val="18"/>
              </w:rPr>
              <w:t>towards</w:t>
            </w:r>
            <w:r w:rsidR="00C92EA3" w:rsidRPr="008A3AD8">
              <w:rPr>
                <w:szCs w:val="18"/>
              </w:rPr>
              <w:t xml:space="preserve"> </w:t>
            </w:r>
            <w:r w:rsidRPr="008A3AD8">
              <w:rPr>
                <w:szCs w:val="18"/>
              </w:rPr>
              <w:t>net operating costs of the Douglas Parker Rehabilitation Centre</w:t>
            </w:r>
            <w:r w:rsidR="00AE3913">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F1C" w14:textId="77777777" w:rsidR="004F2EE9" w:rsidRPr="009F59B1" w:rsidRDefault="004F2EE9" w:rsidP="00F30E41">
            <w:pPr>
              <w:shd w:val="clear" w:color="auto" w:fill="FFFFFF"/>
              <w:tabs>
                <w:tab w:val="left" w:leader="dot" w:pos="5040"/>
              </w:tabs>
              <w:ind w:right="144"/>
              <w:jc w:val="right"/>
            </w:pPr>
            <w:r w:rsidRPr="008A3AD8">
              <w:rPr>
                <w:szCs w:val="18"/>
              </w:rPr>
              <w:t>255,000</w:t>
            </w:r>
          </w:p>
        </w:tc>
        <w:tc>
          <w:tcPr>
            <w:tcW w:w="1236" w:type="dxa"/>
            <w:tcBorders>
              <w:top w:val="nil"/>
              <w:left w:val="single" w:sz="6" w:space="0" w:color="auto"/>
              <w:bottom w:val="nil"/>
              <w:right w:val="nil"/>
            </w:tcBorders>
            <w:shd w:val="clear" w:color="auto" w:fill="FFFFFF"/>
            <w:vAlign w:val="bottom"/>
          </w:tcPr>
          <w:p w14:paraId="66A21F1D" w14:textId="77777777" w:rsidR="004F2EE9" w:rsidRPr="009F59B1" w:rsidRDefault="004F2EE9" w:rsidP="00F30E41">
            <w:pPr>
              <w:shd w:val="clear" w:color="auto" w:fill="FFFFFF"/>
              <w:tabs>
                <w:tab w:val="left" w:leader="dot" w:pos="5040"/>
              </w:tabs>
              <w:ind w:right="144"/>
              <w:jc w:val="right"/>
            </w:pPr>
            <w:r w:rsidRPr="009F59B1">
              <w:t>..</w:t>
            </w:r>
          </w:p>
        </w:tc>
        <w:tc>
          <w:tcPr>
            <w:tcW w:w="1223" w:type="dxa"/>
            <w:tcBorders>
              <w:top w:val="nil"/>
              <w:left w:val="nil"/>
              <w:bottom w:val="nil"/>
              <w:right w:val="nil"/>
            </w:tcBorders>
            <w:shd w:val="clear" w:color="auto" w:fill="FFFFFF"/>
            <w:vAlign w:val="bottom"/>
          </w:tcPr>
          <w:p w14:paraId="66A21F1E" w14:textId="77777777" w:rsidR="004F2EE9" w:rsidRPr="009F59B1" w:rsidRDefault="004F2EE9" w:rsidP="00F30E41">
            <w:pPr>
              <w:shd w:val="clear" w:color="auto" w:fill="FFFFFF"/>
              <w:tabs>
                <w:tab w:val="left" w:leader="dot" w:pos="5040"/>
              </w:tabs>
              <w:ind w:right="144"/>
              <w:jc w:val="right"/>
            </w:pPr>
            <w:r w:rsidRPr="009F59B1">
              <w:t>..</w:t>
            </w:r>
          </w:p>
        </w:tc>
      </w:tr>
      <w:tr w:rsidR="004F2EE9" w:rsidRPr="009F59B1" w14:paraId="66A21F24" w14:textId="77777777" w:rsidTr="00F30E41">
        <w:trPr>
          <w:trHeight w:val="20"/>
          <w:jc w:val="center"/>
        </w:trPr>
        <w:tc>
          <w:tcPr>
            <w:tcW w:w="5220" w:type="dxa"/>
            <w:tcBorders>
              <w:left w:val="nil"/>
              <w:bottom w:val="single" w:sz="4" w:space="0" w:color="auto"/>
              <w:right w:val="nil"/>
            </w:tcBorders>
            <w:shd w:val="clear" w:color="auto" w:fill="FFFFFF"/>
          </w:tcPr>
          <w:p w14:paraId="66A21F20" w14:textId="77777777" w:rsidR="004F2EE9" w:rsidRPr="009F59B1" w:rsidRDefault="004F2EE9" w:rsidP="00F30E41">
            <w:pPr>
              <w:shd w:val="clear" w:color="auto" w:fill="FFFFFF"/>
              <w:tabs>
                <w:tab w:val="left" w:leader="dot" w:pos="5040"/>
              </w:tabs>
              <w:spacing w:before="60" w:after="60"/>
              <w:jc w:val="both"/>
            </w:pPr>
            <w:r w:rsidRPr="008A3AD8">
              <w:rPr>
                <w:b/>
                <w:bCs/>
                <w:szCs w:val="18"/>
              </w:rPr>
              <w:t>Total: Department of Social Security</w:t>
            </w:r>
            <w:r w:rsidR="00F30E41">
              <w:rPr>
                <w:b/>
                <w:bCs/>
                <w:szCs w:val="18"/>
              </w:rPr>
              <w:tab/>
            </w:r>
          </w:p>
        </w:tc>
        <w:tc>
          <w:tcPr>
            <w:tcW w:w="1350" w:type="dxa"/>
            <w:tcBorders>
              <w:top w:val="single" w:sz="6" w:space="0" w:color="auto"/>
              <w:left w:val="nil"/>
              <w:bottom w:val="single" w:sz="4" w:space="0" w:color="auto"/>
              <w:right w:val="single" w:sz="6" w:space="0" w:color="auto"/>
            </w:tcBorders>
            <w:shd w:val="clear" w:color="auto" w:fill="FFFFFF"/>
            <w:vAlign w:val="bottom"/>
          </w:tcPr>
          <w:p w14:paraId="66A21F21" w14:textId="77777777" w:rsidR="004F2EE9" w:rsidRPr="009F59B1" w:rsidRDefault="004F2EE9" w:rsidP="00F30E41">
            <w:pPr>
              <w:shd w:val="clear" w:color="auto" w:fill="FFFFFF"/>
              <w:tabs>
                <w:tab w:val="left" w:leader="dot" w:pos="5040"/>
              </w:tabs>
              <w:spacing w:before="60" w:after="60"/>
              <w:ind w:right="144"/>
              <w:jc w:val="right"/>
            </w:pPr>
            <w:r w:rsidRPr="008A3AD8">
              <w:rPr>
                <w:b/>
                <w:bCs/>
                <w:szCs w:val="18"/>
              </w:rPr>
              <w:t>2,826,000</w:t>
            </w:r>
          </w:p>
        </w:tc>
        <w:tc>
          <w:tcPr>
            <w:tcW w:w="1236" w:type="dxa"/>
            <w:tcBorders>
              <w:top w:val="nil"/>
              <w:left w:val="single" w:sz="6" w:space="0" w:color="auto"/>
              <w:bottom w:val="single" w:sz="6" w:space="0" w:color="auto"/>
              <w:right w:val="nil"/>
            </w:tcBorders>
            <w:shd w:val="clear" w:color="auto" w:fill="FFFFFF"/>
            <w:vAlign w:val="bottom"/>
          </w:tcPr>
          <w:p w14:paraId="66A21F22" w14:textId="77777777" w:rsidR="004F2EE9" w:rsidRPr="009F59B1" w:rsidRDefault="004F2EE9" w:rsidP="00F30E41">
            <w:pPr>
              <w:shd w:val="clear" w:color="auto" w:fill="FFFFFF"/>
              <w:tabs>
                <w:tab w:val="left" w:leader="dot" w:pos="5040"/>
              </w:tabs>
              <w:ind w:right="144"/>
              <w:jc w:val="right"/>
            </w:pPr>
          </w:p>
        </w:tc>
        <w:tc>
          <w:tcPr>
            <w:tcW w:w="1223" w:type="dxa"/>
            <w:tcBorders>
              <w:top w:val="nil"/>
              <w:left w:val="nil"/>
              <w:bottom w:val="single" w:sz="6" w:space="0" w:color="auto"/>
              <w:right w:val="nil"/>
            </w:tcBorders>
            <w:shd w:val="clear" w:color="auto" w:fill="FFFFFF"/>
            <w:vAlign w:val="bottom"/>
          </w:tcPr>
          <w:p w14:paraId="66A21F23" w14:textId="77777777" w:rsidR="004F2EE9" w:rsidRPr="009F59B1" w:rsidRDefault="004F2EE9" w:rsidP="00F30E41">
            <w:pPr>
              <w:shd w:val="clear" w:color="auto" w:fill="FFFFFF"/>
              <w:tabs>
                <w:tab w:val="left" w:leader="dot" w:pos="5040"/>
              </w:tabs>
              <w:ind w:right="144"/>
              <w:jc w:val="right"/>
            </w:pPr>
          </w:p>
        </w:tc>
      </w:tr>
      <w:tr w:rsidR="004F2EE9" w:rsidRPr="009F59B1" w14:paraId="66A21F29" w14:textId="77777777" w:rsidTr="00F30E41">
        <w:trPr>
          <w:trHeight w:val="20"/>
          <w:jc w:val="center"/>
        </w:trPr>
        <w:tc>
          <w:tcPr>
            <w:tcW w:w="5220" w:type="dxa"/>
            <w:tcBorders>
              <w:top w:val="single" w:sz="4" w:space="0" w:color="auto"/>
              <w:left w:val="nil"/>
              <w:bottom w:val="nil"/>
              <w:right w:val="nil"/>
            </w:tcBorders>
            <w:shd w:val="clear" w:color="auto" w:fill="FFFFFF"/>
          </w:tcPr>
          <w:p w14:paraId="66A21F25" w14:textId="77777777" w:rsidR="004F2EE9" w:rsidRPr="009F59B1" w:rsidRDefault="004F2EE9" w:rsidP="00F30E41">
            <w:pPr>
              <w:shd w:val="clear" w:color="auto" w:fill="FFFFFF"/>
              <w:tabs>
                <w:tab w:val="left" w:leader="dot" w:pos="5040"/>
              </w:tabs>
              <w:spacing w:before="360" w:after="120"/>
              <w:jc w:val="both"/>
            </w:pPr>
            <w:r w:rsidRPr="008A3AD8">
              <w:rPr>
                <w:b/>
                <w:bCs/>
                <w:szCs w:val="18"/>
              </w:rPr>
              <w:t>DEPARTMENT OF THE TREASURY</w:t>
            </w:r>
          </w:p>
        </w:tc>
        <w:tc>
          <w:tcPr>
            <w:tcW w:w="1350" w:type="dxa"/>
            <w:tcBorders>
              <w:top w:val="single" w:sz="4" w:space="0" w:color="auto"/>
              <w:left w:val="nil"/>
              <w:bottom w:val="nil"/>
              <w:right w:val="single" w:sz="6" w:space="0" w:color="auto"/>
            </w:tcBorders>
            <w:shd w:val="clear" w:color="auto" w:fill="FFFFFF"/>
            <w:vAlign w:val="bottom"/>
          </w:tcPr>
          <w:p w14:paraId="66A21F26" w14:textId="77777777" w:rsidR="004F2EE9" w:rsidRPr="009F59B1" w:rsidRDefault="004F2EE9" w:rsidP="00F30E41">
            <w:pPr>
              <w:shd w:val="clear" w:color="auto" w:fill="FFFFFF"/>
              <w:tabs>
                <w:tab w:val="left" w:leader="dot" w:pos="5040"/>
              </w:tabs>
              <w:ind w:right="144"/>
              <w:jc w:val="right"/>
            </w:pPr>
          </w:p>
        </w:tc>
        <w:tc>
          <w:tcPr>
            <w:tcW w:w="1236" w:type="dxa"/>
            <w:tcBorders>
              <w:top w:val="single" w:sz="6" w:space="0" w:color="auto"/>
              <w:left w:val="single" w:sz="6" w:space="0" w:color="auto"/>
              <w:bottom w:val="nil"/>
              <w:right w:val="nil"/>
            </w:tcBorders>
            <w:shd w:val="clear" w:color="auto" w:fill="FFFFFF"/>
            <w:vAlign w:val="bottom"/>
          </w:tcPr>
          <w:p w14:paraId="66A21F27" w14:textId="77777777" w:rsidR="004F2EE9" w:rsidRPr="009F59B1" w:rsidRDefault="004F2EE9" w:rsidP="00F30E41">
            <w:pPr>
              <w:shd w:val="clear" w:color="auto" w:fill="FFFFFF"/>
              <w:tabs>
                <w:tab w:val="left" w:leader="dot" w:pos="5040"/>
              </w:tabs>
              <w:ind w:right="144"/>
              <w:jc w:val="right"/>
            </w:pPr>
          </w:p>
        </w:tc>
        <w:tc>
          <w:tcPr>
            <w:tcW w:w="1223" w:type="dxa"/>
            <w:tcBorders>
              <w:top w:val="single" w:sz="6" w:space="0" w:color="auto"/>
              <w:left w:val="nil"/>
              <w:bottom w:val="nil"/>
              <w:right w:val="nil"/>
            </w:tcBorders>
            <w:shd w:val="clear" w:color="auto" w:fill="FFFFFF"/>
            <w:vAlign w:val="bottom"/>
          </w:tcPr>
          <w:p w14:paraId="66A21F28" w14:textId="77777777" w:rsidR="004F2EE9" w:rsidRPr="009F59B1" w:rsidRDefault="004F2EE9" w:rsidP="00F30E41">
            <w:pPr>
              <w:shd w:val="clear" w:color="auto" w:fill="FFFFFF"/>
              <w:tabs>
                <w:tab w:val="left" w:leader="dot" w:pos="5040"/>
              </w:tabs>
              <w:ind w:right="144"/>
              <w:jc w:val="right"/>
            </w:pPr>
          </w:p>
        </w:tc>
      </w:tr>
      <w:tr w:rsidR="004F2EE9" w:rsidRPr="009F59B1" w14:paraId="66A21F2E" w14:textId="77777777" w:rsidTr="00F30E41">
        <w:trPr>
          <w:trHeight w:val="20"/>
          <w:jc w:val="center"/>
        </w:trPr>
        <w:tc>
          <w:tcPr>
            <w:tcW w:w="5220" w:type="dxa"/>
            <w:tcBorders>
              <w:top w:val="nil"/>
              <w:left w:val="nil"/>
              <w:bottom w:val="nil"/>
              <w:right w:val="nil"/>
            </w:tcBorders>
            <w:shd w:val="clear" w:color="auto" w:fill="FFFFFF"/>
          </w:tcPr>
          <w:p w14:paraId="66A21F2A" w14:textId="77777777" w:rsidR="004F2EE9" w:rsidRPr="009F59B1" w:rsidRDefault="004F2EE9" w:rsidP="00F42282">
            <w:pPr>
              <w:shd w:val="clear" w:color="auto" w:fill="FFFFFF"/>
              <w:tabs>
                <w:tab w:val="left" w:leader="dot" w:pos="5040"/>
              </w:tabs>
              <w:pPrChange w:id="160" w:author="Proof Communications" w:date="2020-04-27T12:55:00Z">
                <w:pPr>
                  <w:shd w:val="clear" w:color="auto" w:fill="FFFFFF"/>
                  <w:tabs>
                    <w:tab w:val="left" w:leader="dot" w:pos="5040"/>
                  </w:tabs>
                  <w:jc w:val="both"/>
                </w:pPr>
              </w:pPrChange>
            </w:pPr>
            <w:r w:rsidRPr="008A3AD8">
              <w:rPr>
                <w:smallCaps/>
                <w:szCs w:val="18"/>
              </w:rPr>
              <w:t xml:space="preserve">Division </w:t>
            </w:r>
            <w:r w:rsidRPr="008A3AD8">
              <w:rPr>
                <w:szCs w:val="18"/>
              </w:rPr>
              <w:t>962.</w:t>
            </w:r>
            <w:r w:rsidRPr="008A3AD8">
              <w:rPr>
                <w:rFonts w:eastAsia="Times New Roman"/>
                <w:szCs w:val="18"/>
              </w:rPr>
              <w:t>—PAYMENTS TO O</w:t>
            </w:r>
            <w:bookmarkStart w:id="161" w:name="_GoBack"/>
            <w:bookmarkEnd w:id="161"/>
            <w:r w:rsidRPr="008A3AD8">
              <w:rPr>
                <w:rFonts w:eastAsia="Times New Roman"/>
                <w:szCs w:val="18"/>
              </w:rPr>
              <w:t>R FOR THE STATES AND THE NORTHERN TERRITORY</w:t>
            </w:r>
          </w:p>
        </w:tc>
        <w:tc>
          <w:tcPr>
            <w:tcW w:w="1350" w:type="dxa"/>
            <w:tcBorders>
              <w:top w:val="nil"/>
              <w:left w:val="nil"/>
              <w:bottom w:val="nil"/>
              <w:right w:val="single" w:sz="6" w:space="0" w:color="auto"/>
            </w:tcBorders>
            <w:shd w:val="clear" w:color="auto" w:fill="FFFFFF"/>
            <w:vAlign w:val="bottom"/>
          </w:tcPr>
          <w:p w14:paraId="66A21F2B" w14:textId="77777777" w:rsidR="004F2EE9" w:rsidRPr="009F59B1" w:rsidRDefault="004F2EE9" w:rsidP="00F30E41">
            <w:pPr>
              <w:shd w:val="clear" w:color="auto" w:fill="FFFFFF"/>
              <w:tabs>
                <w:tab w:val="left" w:leader="dot" w:pos="5040"/>
              </w:tabs>
              <w:ind w:right="144"/>
              <w:jc w:val="right"/>
            </w:pPr>
          </w:p>
        </w:tc>
        <w:tc>
          <w:tcPr>
            <w:tcW w:w="1236" w:type="dxa"/>
            <w:tcBorders>
              <w:top w:val="nil"/>
              <w:left w:val="single" w:sz="6" w:space="0" w:color="auto"/>
              <w:bottom w:val="nil"/>
              <w:right w:val="nil"/>
            </w:tcBorders>
            <w:vAlign w:val="bottom"/>
          </w:tcPr>
          <w:p w14:paraId="66A21F2C" w14:textId="77777777" w:rsidR="004F2EE9" w:rsidRPr="009F59B1" w:rsidRDefault="004F2EE9" w:rsidP="00F30E41">
            <w:pPr>
              <w:tabs>
                <w:tab w:val="left" w:leader="dot" w:pos="5040"/>
              </w:tabs>
              <w:ind w:right="144"/>
              <w:jc w:val="right"/>
            </w:pPr>
          </w:p>
        </w:tc>
        <w:tc>
          <w:tcPr>
            <w:tcW w:w="1223" w:type="dxa"/>
            <w:tcBorders>
              <w:top w:val="nil"/>
              <w:left w:val="nil"/>
              <w:bottom w:val="nil"/>
              <w:right w:val="nil"/>
            </w:tcBorders>
            <w:vAlign w:val="bottom"/>
          </w:tcPr>
          <w:p w14:paraId="66A21F2D" w14:textId="77777777" w:rsidR="004F2EE9" w:rsidRPr="009F59B1" w:rsidRDefault="004F2EE9" w:rsidP="00F30E41">
            <w:pPr>
              <w:tabs>
                <w:tab w:val="left" w:leader="dot" w:pos="5040"/>
              </w:tabs>
              <w:ind w:right="144"/>
              <w:jc w:val="right"/>
            </w:pPr>
          </w:p>
        </w:tc>
      </w:tr>
      <w:tr w:rsidR="004F2EE9" w:rsidRPr="009F59B1" w14:paraId="66A21F33" w14:textId="77777777" w:rsidTr="00F30E41">
        <w:trPr>
          <w:trHeight w:val="20"/>
          <w:jc w:val="center"/>
        </w:trPr>
        <w:tc>
          <w:tcPr>
            <w:tcW w:w="5220" w:type="dxa"/>
            <w:tcBorders>
              <w:top w:val="nil"/>
              <w:left w:val="nil"/>
              <w:bottom w:val="nil"/>
              <w:right w:val="nil"/>
            </w:tcBorders>
            <w:shd w:val="clear" w:color="auto" w:fill="FFFFFF"/>
          </w:tcPr>
          <w:p w14:paraId="66A21F2F" w14:textId="77777777" w:rsidR="004F2EE9" w:rsidRPr="009F59B1" w:rsidRDefault="004F2EE9" w:rsidP="0091688F">
            <w:pPr>
              <w:shd w:val="clear" w:color="auto" w:fill="FFFFFF"/>
              <w:tabs>
                <w:tab w:val="left" w:leader="dot" w:pos="5040"/>
              </w:tabs>
              <w:ind w:left="720" w:hanging="576"/>
            </w:pPr>
            <w:r w:rsidRPr="008A3AD8">
              <w:rPr>
                <w:szCs w:val="18"/>
              </w:rPr>
              <w:t>01. Northern</w:t>
            </w:r>
            <w:r w:rsidR="00C92EA3" w:rsidRPr="008A3AD8">
              <w:rPr>
                <w:szCs w:val="18"/>
              </w:rPr>
              <w:t xml:space="preserve"> </w:t>
            </w:r>
            <w:r w:rsidRPr="008A3AD8">
              <w:rPr>
                <w:szCs w:val="18"/>
              </w:rPr>
              <w:t>Territory</w:t>
            </w:r>
            <w:r w:rsidRPr="008A3AD8">
              <w:rPr>
                <w:rFonts w:eastAsia="Times New Roman"/>
                <w:szCs w:val="18"/>
              </w:rPr>
              <w:t>—General</w:t>
            </w:r>
            <w:r w:rsidR="00C92EA3" w:rsidRPr="008A3AD8">
              <w:rPr>
                <w:rFonts w:eastAsia="Times New Roman"/>
                <w:szCs w:val="18"/>
              </w:rPr>
              <w:t xml:space="preserve"> </w:t>
            </w:r>
            <w:r w:rsidRPr="008A3AD8">
              <w:rPr>
                <w:rFonts w:eastAsia="Times New Roman"/>
                <w:szCs w:val="18"/>
              </w:rPr>
              <w:t>purpose</w:t>
            </w:r>
            <w:r w:rsidR="00C92EA3" w:rsidRPr="008A3AD8">
              <w:rPr>
                <w:rFonts w:eastAsia="Times New Roman"/>
                <w:szCs w:val="18"/>
              </w:rPr>
              <w:t xml:space="preserve"> </w:t>
            </w:r>
            <w:r w:rsidRPr="008A3AD8">
              <w:rPr>
                <w:rFonts w:eastAsia="Times New Roman"/>
                <w:szCs w:val="18"/>
              </w:rPr>
              <w:t>revenue assistance—Tax sharing entitlement</w:t>
            </w:r>
            <w:r w:rsidR="00F30E41">
              <w:rPr>
                <w:rFonts w:eastAsia="Times New Roman"/>
                <w:szCs w:val="18"/>
              </w:rPr>
              <w:tab/>
            </w:r>
          </w:p>
        </w:tc>
        <w:tc>
          <w:tcPr>
            <w:tcW w:w="1350" w:type="dxa"/>
            <w:tcBorders>
              <w:top w:val="nil"/>
              <w:left w:val="nil"/>
              <w:bottom w:val="nil"/>
              <w:right w:val="single" w:sz="6" w:space="0" w:color="auto"/>
            </w:tcBorders>
            <w:shd w:val="clear" w:color="auto" w:fill="FFFFFF"/>
            <w:vAlign w:val="bottom"/>
          </w:tcPr>
          <w:p w14:paraId="66A21F30" w14:textId="77777777" w:rsidR="004F2EE9" w:rsidRPr="009F59B1" w:rsidRDefault="004F2EE9" w:rsidP="00F30E41">
            <w:pPr>
              <w:shd w:val="clear" w:color="auto" w:fill="FFFFFF"/>
              <w:tabs>
                <w:tab w:val="left" w:leader="dot" w:pos="5040"/>
              </w:tabs>
              <w:ind w:right="144"/>
              <w:jc w:val="right"/>
            </w:pPr>
            <w:r w:rsidRPr="008A3AD8">
              <w:rPr>
                <w:szCs w:val="18"/>
              </w:rPr>
              <w:t>2,359,500</w:t>
            </w:r>
          </w:p>
        </w:tc>
        <w:tc>
          <w:tcPr>
            <w:tcW w:w="1236" w:type="dxa"/>
            <w:tcBorders>
              <w:top w:val="nil"/>
              <w:left w:val="single" w:sz="6" w:space="0" w:color="auto"/>
              <w:bottom w:val="nil"/>
              <w:right w:val="nil"/>
            </w:tcBorders>
            <w:shd w:val="clear" w:color="auto" w:fill="FFFFFF"/>
            <w:vAlign w:val="bottom"/>
          </w:tcPr>
          <w:p w14:paraId="66A21F31" w14:textId="77777777" w:rsidR="004F2EE9" w:rsidRPr="009F59B1" w:rsidRDefault="004F2EE9" w:rsidP="00F30E41">
            <w:pPr>
              <w:shd w:val="clear" w:color="auto" w:fill="FFFFFF"/>
              <w:tabs>
                <w:tab w:val="left" w:leader="dot" w:pos="5040"/>
              </w:tabs>
              <w:ind w:right="144"/>
              <w:jc w:val="right"/>
            </w:pPr>
            <w:r w:rsidRPr="008A3AD8">
              <w:rPr>
                <w:szCs w:val="18"/>
              </w:rPr>
              <w:t>269,144,800</w:t>
            </w:r>
          </w:p>
        </w:tc>
        <w:tc>
          <w:tcPr>
            <w:tcW w:w="1223" w:type="dxa"/>
            <w:tcBorders>
              <w:top w:val="nil"/>
              <w:left w:val="nil"/>
              <w:bottom w:val="nil"/>
              <w:right w:val="nil"/>
            </w:tcBorders>
            <w:shd w:val="clear" w:color="auto" w:fill="FFFFFF"/>
            <w:vAlign w:val="bottom"/>
          </w:tcPr>
          <w:p w14:paraId="66A21F32" w14:textId="77777777" w:rsidR="004F2EE9" w:rsidRPr="009F59B1" w:rsidRDefault="004F2EE9" w:rsidP="00F30E41">
            <w:pPr>
              <w:shd w:val="clear" w:color="auto" w:fill="FFFFFF"/>
              <w:tabs>
                <w:tab w:val="left" w:leader="dot" w:pos="5040"/>
              </w:tabs>
              <w:ind w:right="144"/>
              <w:jc w:val="right"/>
            </w:pPr>
            <w:r w:rsidRPr="008A3AD8">
              <w:rPr>
                <w:szCs w:val="18"/>
              </w:rPr>
              <w:t>208,857,452</w:t>
            </w:r>
          </w:p>
        </w:tc>
      </w:tr>
      <w:tr w:rsidR="004F2EE9" w:rsidRPr="009F59B1" w14:paraId="66A21F38" w14:textId="77777777" w:rsidTr="00F30E41">
        <w:trPr>
          <w:trHeight w:val="20"/>
          <w:jc w:val="center"/>
        </w:trPr>
        <w:tc>
          <w:tcPr>
            <w:tcW w:w="5220" w:type="dxa"/>
            <w:tcBorders>
              <w:top w:val="nil"/>
              <w:left w:val="nil"/>
              <w:right w:val="nil"/>
            </w:tcBorders>
            <w:shd w:val="clear" w:color="auto" w:fill="FFFFFF"/>
          </w:tcPr>
          <w:p w14:paraId="66A21F34" w14:textId="77777777" w:rsidR="004F2EE9" w:rsidRPr="009F59B1" w:rsidRDefault="004F2EE9" w:rsidP="0091688F">
            <w:pPr>
              <w:shd w:val="clear" w:color="auto" w:fill="FFFFFF"/>
              <w:tabs>
                <w:tab w:val="left" w:leader="dot" w:pos="5040"/>
              </w:tabs>
              <w:ind w:left="720" w:hanging="576"/>
            </w:pPr>
            <w:r w:rsidRPr="008A3AD8">
              <w:rPr>
                <w:szCs w:val="18"/>
              </w:rPr>
              <w:t>06. Northern Territory</w:t>
            </w:r>
            <w:r w:rsidRPr="008A3AD8">
              <w:rPr>
                <w:rFonts w:eastAsia="Times New Roman"/>
                <w:szCs w:val="18"/>
              </w:rPr>
              <w:t>—Debt charges assistance</w:t>
            </w:r>
            <w:r w:rsidR="00F30E41">
              <w:rPr>
                <w:rFonts w:eastAsia="Times New Roman"/>
                <w:szCs w:val="18"/>
              </w:rPr>
              <w:tab/>
            </w:r>
          </w:p>
        </w:tc>
        <w:tc>
          <w:tcPr>
            <w:tcW w:w="1350" w:type="dxa"/>
            <w:tcBorders>
              <w:top w:val="nil"/>
              <w:left w:val="nil"/>
              <w:bottom w:val="single" w:sz="6" w:space="0" w:color="auto"/>
              <w:right w:val="single" w:sz="6" w:space="0" w:color="auto"/>
            </w:tcBorders>
            <w:shd w:val="clear" w:color="auto" w:fill="FFFFFF"/>
            <w:vAlign w:val="bottom"/>
          </w:tcPr>
          <w:p w14:paraId="66A21F35" w14:textId="77777777" w:rsidR="004F2EE9" w:rsidRPr="009F59B1" w:rsidRDefault="004F2EE9" w:rsidP="00F30E41">
            <w:pPr>
              <w:shd w:val="clear" w:color="auto" w:fill="FFFFFF"/>
              <w:tabs>
                <w:tab w:val="left" w:leader="dot" w:pos="5040"/>
              </w:tabs>
              <w:ind w:right="144"/>
              <w:jc w:val="right"/>
            </w:pPr>
            <w:r w:rsidRPr="008A3AD8">
              <w:rPr>
                <w:szCs w:val="18"/>
              </w:rPr>
              <w:t>3,185,500</w:t>
            </w:r>
          </w:p>
        </w:tc>
        <w:tc>
          <w:tcPr>
            <w:tcW w:w="1236" w:type="dxa"/>
            <w:tcBorders>
              <w:top w:val="nil"/>
              <w:left w:val="single" w:sz="6" w:space="0" w:color="auto"/>
              <w:bottom w:val="nil"/>
              <w:right w:val="nil"/>
            </w:tcBorders>
            <w:shd w:val="clear" w:color="auto" w:fill="FFFFFF"/>
            <w:vAlign w:val="bottom"/>
          </w:tcPr>
          <w:p w14:paraId="66A21F36" w14:textId="77777777" w:rsidR="004F2EE9" w:rsidRPr="009F59B1" w:rsidRDefault="004F2EE9" w:rsidP="00F30E41">
            <w:pPr>
              <w:shd w:val="clear" w:color="auto" w:fill="FFFFFF"/>
              <w:tabs>
                <w:tab w:val="left" w:leader="dot" w:pos="5040"/>
              </w:tabs>
              <w:ind w:right="144"/>
              <w:jc w:val="right"/>
            </w:pPr>
            <w:r w:rsidRPr="008A3AD8">
              <w:rPr>
                <w:szCs w:val="18"/>
              </w:rPr>
              <w:t>10,619,900</w:t>
            </w:r>
          </w:p>
        </w:tc>
        <w:tc>
          <w:tcPr>
            <w:tcW w:w="1223" w:type="dxa"/>
            <w:tcBorders>
              <w:top w:val="nil"/>
              <w:left w:val="nil"/>
              <w:bottom w:val="nil"/>
              <w:right w:val="nil"/>
            </w:tcBorders>
            <w:shd w:val="clear" w:color="auto" w:fill="FFFFFF"/>
            <w:vAlign w:val="bottom"/>
          </w:tcPr>
          <w:p w14:paraId="66A21F37" w14:textId="77777777" w:rsidR="004F2EE9" w:rsidRPr="009F59B1" w:rsidRDefault="004F2EE9" w:rsidP="00F30E41">
            <w:pPr>
              <w:shd w:val="clear" w:color="auto" w:fill="FFFFFF"/>
              <w:tabs>
                <w:tab w:val="left" w:leader="dot" w:pos="5040"/>
              </w:tabs>
              <w:ind w:right="144"/>
              <w:jc w:val="right"/>
            </w:pPr>
            <w:r w:rsidRPr="008A3AD8">
              <w:rPr>
                <w:szCs w:val="18"/>
              </w:rPr>
              <w:t>1,572,595</w:t>
            </w:r>
          </w:p>
        </w:tc>
      </w:tr>
      <w:tr w:rsidR="004F2EE9" w:rsidRPr="009F59B1" w14:paraId="66A21F3D" w14:textId="77777777" w:rsidTr="00F30E41">
        <w:trPr>
          <w:trHeight w:val="20"/>
          <w:jc w:val="center"/>
        </w:trPr>
        <w:tc>
          <w:tcPr>
            <w:tcW w:w="5220" w:type="dxa"/>
            <w:tcBorders>
              <w:left w:val="nil"/>
              <w:right w:val="nil"/>
            </w:tcBorders>
            <w:shd w:val="clear" w:color="auto" w:fill="FFFFFF"/>
          </w:tcPr>
          <w:p w14:paraId="66A21F39" w14:textId="77777777" w:rsidR="004F2EE9" w:rsidRPr="009F59B1" w:rsidRDefault="00F2277B" w:rsidP="00D3084C">
            <w:pPr>
              <w:shd w:val="clear" w:color="auto" w:fill="FFFFFF"/>
              <w:tabs>
                <w:tab w:val="left" w:leader="dot" w:pos="5040"/>
              </w:tabs>
              <w:spacing w:before="120"/>
              <w:ind w:right="144"/>
              <w:jc w:val="right"/>
            </w:pPr>
            <w:r w:rsidRPr="00F2277B">
              <w:rPr>
                <w:i/>
                <w:iCs/>
                <w:szCs w:val="18"/>
              </w:rPr>
              <w:t>Total:</w:t>
            </w:r>
            <w:r w:rsidR="004F2EE9" w:rsidRPr="008A3AD8">
              <w:rPr>
                <w:i/>
                <w:iCs/>
                <w:szCs w:val="18"/>
              </w:rPr>
              <w:t xml:space="preserve"> Division </w:t>
            </w:r>
            <w:r w:rsidR="004F2EE9" w:rsidRPr="008A3AD8">
              <w:rPr>
                <w:szCs w:val="18"/>
              </w:rPr>
              <w:t>962</w:t>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F3A" w14:textId="77777777" w:rsidR="004F2EE9" w:rsidRPr="009F59B1" w:rsidRDefault="004F2EE9" w:rsidP="00F30E41">
            <w:pPr>
              <w:shd w:val="clear" w:color="auto" w:fill="FFFFFF"/>
              <w:tabs>
                <w:tab w:val="left" w:leader="dot" w:pos="5040"/>
              </w:tabs>
              <w:ind w:right="144"/>
              <w:jc w:val="right"/>
            </w:pPr>
            <w:r w:rsidRPr="008A3AD8">
              <w:rPr>
                <w:b/>
                <w:bCs/>
                <w:szCs w:val="18"/>
              </w:rPr>
              <w:t>5,545,000</w:t>
            </w:r>
          </w:p>
        </w:tc>
        <w:tc>
          <w:tcPr>
            <w:tcW w:w="1236" w:type="dxa"/>
            <w:tcBorders>
              <w:top w:val="nil"/>
              <w:left w:val="single" w:sz="6" w:space="0" w:color="auto"/>
              <w:bottom w:val="nil"/>
              <w:right w:val="nil"/>
            </w:tcBorders>
            <w:shd w:val="clear" w:color="auto" w:fill="FFFFFF"/>
            <w:vAlign w:val="bottom"/>
          </w:tcPr>
          <w:p w14:paraId="66A21F3B" w14:textId="77777777" w:rsidR="004F2EE9" w:rsidRPr="009F59B1" w:rsidRDefault="004F2EE9" w:rsidP="00F30E41">
            <w:pPr>
              <w:shd w:val="clear" w:color="auto" w:fill="FFFFFF"/>
              <w:tabs>
                <w:tab w:val="left" w:leader="dot" w:pos="5040"/>
              </w:tabs>
              <w:ind w:right="144"/>
              <w:jc w:val="right"/>
            </w:pPr>
          </w:p>
        </w:tc>
        <w:tc>
          <w:tcPr>
            <w:tcW w:w="1223" w:type="dxa"/>
            <w:tcBorders>
              <w:top w:val="nil"/>
              <w:left w:val="nil"/>
              <w:bottom w:val="nil"/>
              <w:right w:val="nil"/>
            </w:tcBorders>
            <w:shd w:val="clear" w:color="auto" w:fill="FFFFFF"/>
            <w:vAlign w:val="bottom"/>
          </w:tcPr>
          <w:p w14:paraId="66A21F3C" w14:textId="77777777" w:rsidR="004F2EE9" w:rsidRPr="009F59B1" w:rsidRDefault="004F2EE9" w:rsidP="00F30E41">
            <w:pPr>
              <w:shd w:val="clear" w:color="auto" w:fill="FFFFFF"/>
              <w:tabs>
                <w:tab w:val="left" w:leader="dot" w:pos="5040"/>
              </w:tabs>
              <w:ind w:right="144"/>
              <w:jc w:val="right"/>
            </w:pPr>
          </w:p>
        </w:tc>
      </w:tr>
      <w:tr w:rsidR="004F2EE9" w:rsidRPr="009F59B1" w14:paraId="66A21F42" w14:textId="77777777" w:rsidTr="00F30E41">
        <w:trPr>
          <w:trHeight w:val="20"/>
          <w:jc w:val="center"/>
        </w:trPr>
        <w:tc>
          <w:tcPr>
            <w:tcW w:w="5220" w:type="dxa"/>
            <w:tcBorders>
              <w:left w:val="nil"/>
              <w:bottom w:val="nil"/>
              <w:right w:val="nil"/>
            </w:tcBorders>
            <w:shd w:val="clear" w:color="auto" w:fill="FFFFFF"/>
          </w:tcPr>
          <w:p w14:paraId="66A21F3E" w14:textId="77777777" w:rsidR="004F2EE9" w:rsidRPr="009F59B1" w:rsidRDefault="004F2EE9" w:rsidP="00F30E41">
            <w:pPr>
              <w:shd w:val="clear" w:color="auto" w:fill="FFFFFF"/>
              <w:tabs>
                <w:tab w:val="left" w:leader="dot" w:pos="5040"/>
              </w:tabs>
              <w:spacing w:before="120"/>
              <w:jc w:val="both"/>
            </w:pPr>
            <w:r w:rsidRPr="008A3AD8">
              <w:rPr>
                <w:smallCaps/>
                <w:szCs w:val="18"/>
              </w:rPr>
              <w:t xml:space="preserve">Division </w:t>
            </w:r>
            <w:r w:rsidRPr="008A3AD8">
              <w:rPr>
                <w:szCs w:val="18"/>
              </w:rPr>
              <w:t>968.</w:t>
            </w:r>
            <w:r w:rsidRPr="008A3AD8">
              <w:rPr>
                <w:rFonts w:eastAsia="Times New Roman"/>
                <w:szCs w:val="18"/>
              </w:rPr>
              <w:t>—AUSTRALIAN BUREAU OF STATISTICS</w:t>
            </w:r>
          </w:p>
        </w:tc>
        <w:tc>
          <w:tcPr>
            <w:tcW w:w="1350" w:type="dxa"/>
            <w:tcBorders>
              <w:top w:val="single" w:sz="6" w:space="0" w:color="auto"/>
              <w:left w:val="nil"/>
              <w:bottom w:val="nil"/>
              <w:right w:val="single" w:sz="6" w:space="0" w:color="auto"/>
            </w:tcBorders>
            <w:shd w:val="clear" w:color="auto" w:fill="FFFFFF"/>
            <w:vAlign w:val="bottom"/>
          </w:tcPr>
          <w:p w14:paraId="66A21F3F" w14:textId="77777777" w:rsidR="004F2EE9" w:rsidRPr="009F59B1" w:rsidRDefault="004F2EE9" w:rsidP="00F30E41">
            <w:pPr>
              <w:shd w:val="clear" w:color="auto" w:fill="FFFFFF"/>
              <w:tabs>
                <w:tab w:val="left" w:leader="dot" w:pos="5040"/>
              </w:tabs>
              <w:ind w:right="144"/>
              <w:jc w:val="right"/>
            </w:pPr>
          </w:p>
        </w:tc>
        <w:tc>
          <w:tcPr>
            <w:tcW w:w="1236" w:type="dxa"/>
            <w:tcBorders>
              <w:top w:val="nil"/>
              <w:left w:val="single" w:sz="6" w:space="0" w:color="auto"/>
              <w:bottom w:val="nil"/>
              <w:right w:val="nil"/>
            </w:tcBorders>
            <w:vAlign w:val="bottom"/>
          </w:tcPr>
          <w:p w14:paraId="66A21F40" w14:textId="77777777" w:rsidR="004F2EE9" w:rsidRPr="009F59B1" w:rsidRDefault="004F2EE9" w:rsidP="00F30E41">
            <w:pPr>
              <w:tabs>
                <w:tab w:val="left" w:leader="dot" w:pos="5040"/>
              </w:tabs>
              <w:ind w:right="144"/>
              <w:jc w:val="right"/>
            </w:pPr>
          </w:p>
        </w:tc>
        <w:tc>
          <w:tcPr>
            <w:tcW w:w="1223" w:type="dxa"/>
            <w:tcBorders>
              <w:top w:val="nil"/>
              <w:left w:val="nil"/>
              <w:bottom w:val="nil"/>
              <w:right w:val="nil"/>
            </w:tcBorders>
            <w:vAlign w:val="bottom"/>
          </w:tcPr>
          <w:p w14:paraId="66A21F41" w14:textId="77777777" w:rsidR="004F2EE9" w:rsidRPr="009F59B1" w:rsidRDefault="004F2EE9" w:rsidP="00F30E41">
            <w:pPr>
              <w:tabs>
                <w:tab w:val="left" w:leader="dot" w:pos="5040"/>
              </w:tabs>
              <w:ind w:right="144"/>
              <w:jc w:val="right"/>
            </w:pPr>
          </w:p>
        </w:tc>
      </w:tr>
      <w:tr w:rsidR="004F2EE9" w:rsidRPr="009F59B1" w14:paraId="66A21F47" w14:textId="77777777" w:rsidTr="00F30E41">
        <w:trPr>
          <w:trHeight w:val="20"/>
          <w:jc w:val="center"/>
        </w:trPr>
        <w:tc>
          <w:tcPr>
            <w:tcW w:w="5220" w:type="dxa"/>
            <w:tcBorders>
              <w:top w:val="nil"/>
              <w:left w:val="nil"/>
              <w:bottom w:val="nil"/>
              <w:right w:val="nil"/>
            </w:tcBorders>
            <w:shd w:val="clear" w:color="auto" w:fill="FFFFFF"/>
          </w:tcPr>
          <w:p w14:paraId="66A21F43" w14:textId="77777777" w:rsidR="004F2EE9" w:rsidRPr="009F59B1" w:rsidRDefault="004F2EE9" w:rsidP="00D3084C">
            <w:pPr>
              <w:shd w:val="clear" w:color="auto" w:fill="FFFFFF"/>
              <w:tabs>
                <w:tab w:val="left" w:leader="dot" w:pos="5040"/>
              </w:tabs>
              <w:jc w:val="both"/>
            </w:pPr>
            <w:r w:rsidRPr="008A3AD8">
              <w:rPr>
                <w:b/>
                <w:bCs/>
                <w:szCs w:val="18"/>
              </w:rPr>
              <w:t>1.</w:t>
            </w:r>
            <w:r w:rsidRPr="008A3AD8">
              <w:rPr>
                <w:rFonts w:eastAsia="Times New Roman"/>
                <w:b/>
                <w:bCs/>
                <w:szCs w:val="18"/>
              </w:rPr>
              <w:t>—Capital Works and Services—</w:t>
            </w:r>
          </w:p>
        </w:tc>
        <w:tc>
          <w:tcPr>
            <w:tcW w:w="1350" w:type="dxa"/>
            <w:tcBorders>
              <w:top w:val="nil"/>
              <w:left w:val="nil"/>
              <w:bottom w:val="nil"/>
              <w:right w:val="single" w:sz="6" w:space="0" w:color="auto"/>
            </w:tcBorders>
            <w:shd w:val="clear" w:color="auto" w:fill="FFFFFF"/>
            <w:vAlign w:val="bottom"/>
          </w:tcPr>
          <w:p w14:paraId="66A21F44" w14:textId="77777777" w:rsidR="004F2EE9" w:rsidRPr="009F59B1" w:rsidRDefault="004F2EE9" w:rsidP="00F30E41">
            <w:pPr>
              <w:shd w:val="clear" w:color="auto" w:fill="FFFFFF"/>
              <w:tabs>
                <w:tab w:val="left" w:leader="dot" w:pos="5040"/>
              </w:tabs>
              <w:ind w:right="144"/>
              <w:jc w:val="right"/>
            </w:pPr>
          </w:p>
        </w:tc>
        <w:tc>
          <w:tcPr>
            <w:tcW w:w="1236" w:type="dxa"/>
            <w:tcBorders>
              <w:top w:val="nil"/>
              <w:left w:val="single" w:sz="6" w:space="0" w:color="auto"/>
              <w:bottom w:val="nil"/>
              <w:right w:val="nil"/>
            </w:tcBorders>
            <w:shd w:val="clear" w:color="auto" w:fill="FFFFFF"/>
            <w:vAlign w:val="bottom"/>
          </w:tcPr>
          <w:p w14:paraId="66A21F45" w14:textId="77777777" w:rsidR="004F2EE9" w:rsidRPr="009F59B1" w:rsidRDefault="004F2EE9" w:rsidP="00F30E41">
            <w:pPr>
              <w:shd w:val="clear" w:color="auto" w:fill="FFFFFF"/>
              <w:tabs>
                <w:tab w:val="left" w:leader="dot" w:pos="5040"/>
              </w:tabs>
              <w:ind w:right="144"/>
              <w:jc w:val="right"/>
            </w:pPr>
          </w:p>
        </w:tc>
        <w:tc>
          <w:tcPr>
            <w:tcW w:w="1223" w:type="dxa"/>
            <w:tcBorders>
              <w:top w:val="nil"/>
              <w:left w:val="nil"/>
              <w:bottom w:val="nil"/>
              <w:right w:val="nil"/>
            </w:tcBorders>
            <w:shd w:val="clear" w:color="auto" w:fill="FFFFFF"/>
            <w:vAlign w:val="bottom"/>
          </w:tcPr>
          <w:p w14:paraId="66A21F46" w14:textId="77777777" w:rsidR="004F2EE9" w:rsidRPr="009F59B1" w:rsidRDefault="004F2EE9" w:rsidP="00F30E41">
            <w:pPr>
              <w:shd w:val="clear" w:color="auto" w:fill="FFFFFF"/>
              <w:tabs>
                <w:tab w:val="left" w:leader="dot" w:pos="5040"/>
              </w:tabs>
              <w:ind w:right="144"/>
              <w:jc w:val="right"/>
            </w:pPr>
          </w:p>
        </w:tc>
      </w:tr>
      <w:tr w:rsidR="004F2EE9" w:rsidRPr="009F59B1" w14:paraId="66A21F4C" w14:textId="77777777" w:rsidTr="00F30E41">
        <w:trPr>
          <w:trHeight w:val="20"/>
          <w:jc w:val="center"/>
        </w:trPr>
        <w:tc>
          <w:tcPr>
            <w:tcW w:w="5220" w:type="dxa"/>
            <w:tcBorders>
              <w:top w:val="nil"/>
              <w:left w:val="nil"/>
              <w:right w:val="nil"/>
            </w:tcBorders>
            <w:shd w:val="clear" w:color="auto" w:fill="FFFFFF"/>
          </w:tcPr>
          <w:p w14:paraId="66A21F48" w14:textId="77777777" w:rsidR="004F2EE9" w:rsidRPr="009F59B1" w:rsidRDefault="004F2EE9" w:rsidP="004C0E5B">
            <w:pPr>
              <w:shd w:val="clear" w:color="auto" w:fill="FFFFFF"/>
              <w:tabs>
                <w:tab w:val="left" w:leader="dot" w:pos="5040"/>
              </w:tabs>
              <w:ind w:left="144"/>
              <w:jc w:val="both"/>
            </w:pPr>
            <w:r w:rsidRPr="009F59B1">
              <w:t>01. Plant and equipment</w:t>
            </w:r>
            <w:r w:rsidR="00F30E41">
              <w:tab/>
            </w:r>
          </w:p>
        </w:tc>
        <w:tc>
          <w:tcPr>
            <w:tcW w:w="1350" w:type="dxa"/>
            <w:tcBorders>
              <w:top w:val="nil"/>
              <w:left w:val="nil"/>
              <w:bottom w:val="single" w:sz="6" w:space="0" w:color="auto"/>
              <w:right w:val="single" w:sz="6" w:space="0" w:color="auto"/>
            </w:tcBorders>
            <w:shd w:val="clear" w:color="auto" w:fill="FFFFFF"/>
            <w:vAlign w:val="bottom"/>
          </w:tcPr>
          <w:p w14:paraId="66A21F49" w14:textId="77777777" w:rsidR="004F2EE9" w:rsidRPr="009F59B1" w:rsidRDefault="004F2EE9" w:rsidP="00F30E41">
            <w:pPr>
              <w:shd w:val="clear" w:color="auto" w:fill="FFFFFF"/>
              <w:tabs>
                <w:tab w:val="left" w:leader="dot" w:pos="5040"/>
              </w:tabs>
              <w:ind w:right="144"/>
              <w:jc w:val="right"/>
            </w:pPr>
            <w:r w:rsidRPr="008A3AD8">
              <w:rPr>
                <w:b/>
                <w:bCs/>
                <w:szCs w:val="18"/>
              </w:rPr>
              <w:t>202,000</w:t>
            </w:r>
          </w:p>
        </w:tc>
        <w:tc>
          <w:tcPr>
            <w:tcW w:w="1236" w:type="dxa"/>
            <w:tcBorders>
              <w:top w:val="nil"/>
              <w:left w:val="single" w:sz="6" w:space="0" w:color="auto"/>
              <w:bottom w:val="nil"/>
              <w:right w:val="nil"/>
            </w:tcBorders>
            <w:shd w:val="clear" w:color="auto" w:fill="FFFFFF"/>
            <w:vAlign w:val="bottom"/>
          </w:tcPr>
          <w:p w14:paraId="66A21F4A" w14:textId="77777777" w:rsidR="004F2EE9" w:rsidRPr="009F59B1" w:rsidRDefault="004F2EE9" w:rsidP="00F30E41">
            <w:pPr>
              <w:shd w:val="clear" w:color="auto" w:fill="FFFFFF"/>
              <w:tabs>
                <w:tab w:val="left" w:leader="dot" w:pos="5040"/>
              </w:tabs>
              <w:ind w:right="144"/>
              <w:jc w:val="right"/>
            </w:pPr>
            <w:r w:rsidRPr="008A3AD8">
              <w:rPr>
                <w:szCs w:val="18"/>
              </w:rPr>
              <w:t>11,050,000</w:t>
            </w:r>
          </w:p>
        </w:tc>
        <w:tc>
          <w:tcPr>
            <w:tcW w:w="1223" w:type="dxa"/>
            <w:tcBorders>
              <w:top w:val="nil"/>
              <w:left w:val="nil"/>
              <w:bottom w:val="nil"/>
              <w:right w:val="nil"/>
            </w:tcBorders>
            <w:shd w:val="clear" w:color="auto" w:fill="FFFFFF"/>
            <w:vAlign w:val="bottom"/>
          </w:tcPr>
          <w:p w14:paraId="66A21F4B" w14:textId="77777777" w:rsidR="004F2EE9" w:rsidRPr="009F59B1" w:rsidRDefault="004F2EE9" w:rsidP="00F30E41">
            <w:pPr>
              <w:shd w:val="clear" w:color="auto" w:fill="FFFFFF"/>
              <w:tabs>
                <w:tab w:val="left" w:leader="dot" w:pos="5040"/>
              </w:tabs>
              <w:ind w:right="144"/>
              <w:jc w:val="right"/>
            </w:pPr>
            <w:r w:rsidRPr="008A3AD8">
              <w:rPr>
                <w:szCs w:val="18"/>
              </w:rPr>
              <w:t>526,974</w:t>
            </w:r>
          </w:p>
        </w:tc>
      </w:tr>
    </w:tbl>
    <w:p w14:paraId="66A21F4D" w14:textId="77777777" w:rsidR="004F2EE9" w:rsidRPr="009F59B1" w:rsidRDefault="009F59B1" w:rsidP="004C0E5B">
      <w:pPr>
        <w:shd w:val="clear" w:color="auto" w:fill="FFFFFF"/>
        <w:tabs>
          <w:tab w:val="left" w:leader="dot" w:pos="5040"/>
        </w:tabs>
        <w:spacing w:after="120"/>
        <w:jc w:val="center"/>
      </w:pPr>
      <w:r w:rsidRPr="009F59B1">
        <w:br w:type="page"/>
      </w:r>
      <w:r w:rsidR="004F2EE9" w:rsidRPr="008A3AD8">
        <w:rPr>
          <w:i/>
          <w:iCs/>
          <w:szCs w:val="18"/>
        </w:rPr>
        <w:lastRenderedPageBreak/>
        <w:t>Departments and Services</w:t>
      </w:r>
      <w:r w:rsidR="004F2EE9" w:rsidRPr="008A3AD8">
        <w:rPr>
          <w:rFonts w:eastAsia="Times New Roman"/>
          <w:szCs w:val="18"/>
        </w:rPr>
        <w:t>—</w:t>
      </w:r>
      <w:r w:rsidR="004F2EE9" w:rsidRPr="008A3AD8">
        <w:rPr>
          <w:rFonts w:eastAsia="Times New Roman"/>
          <w:i/>
          <w:iCs/>
          <w:szCs w:val="18"/>
        </w:rPr>
        <w:t>continued</w:t>
      </w:r>
    </w:p>
    <w:p w14:paraId="66A21F4E" w14:textId="77777777" w:rsidR="004F2EE9" w:rsidRPr="009F59B1" w:rsidRDefault="004F2EE9" w:rsidP="00D3084C">
      <w:pPr>
        <w:tabs>
          <w:tab w:val="left" w:leader="dot" w:pos="5040"/>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362"/>
        <w:gridCol w:w="1180"/>
        <w:gridCol w:w="1300"/>
      </w:tblGrid>
      <w:tr w:rsidR="004F2EE9" w:rsidRPr="009F59B1" w14:paraId="66A21F52" w14:textId="77777777" w:rsidTr="004C0E5B">
        <w:trPr>
          <w:trHeight w:val="20"/>
          <w:jc w:val="center"/>
        </w:trPr>
        <w:tc>
          <w:tcPr>
            <w:tcW w:w="5220" w:type="dxa"/>
            <w:tcBorders>
              <w:top w:val="single" w:sz="6" w:space="0" w:color="auto"/>
              <w:left w:val="nil"/>
              <w:bottom w:val="nil"/>
              <w:right w:val="nil"/>
            </w:tcBorders>
            <w:shd w:val="clear" w:color="auto" w:fill="FFFFFF"/>
          </w:tcPr>
          <w:p w14:paraId="66A21F4F" w14:textId="77777777" w:rsidR="004F2EE9" w:rsidRPr="009F59B1" w:rsidRDefault="004F2EE9" w:rsidP="00D3084C">
            <w:pPr>
              <w:shd w:val="clear" w:color="auto" w:fill="FFFFFF"/>
              <w:tabs>
                <w:tab w:val="left" w:leader="dot" w:pos="5040"/>
              </w:tabs>
            </w:pPr>
          </w:p>
        </w:tc>
        <w:tc>
          <w:tcPr>
            <w:tcW w:w="1350" w:type="dxa"/>
            <w:tcBorders>
              <w:top w:val="single" w:sz="6" w:space="0" w:color="auto"/>
              <w:left w:val="nil"/>
              <w:bottom w:val="nil"/>
              <w:right w:val="single" w:sz="6" w:space="0" w:color="auto"/>
            </w:tcBorders>
            <w:shd w:val="clear" w:color="auto" w:fill="FFFFFF"/>
          </w:tcPr>
          <w:p w14:paraId="66A21F50" w14:textId="77777777" w:rsidR="004F2EE9" w:rsidRPr="009F59B1" w:rsidRDefault="004F2EE9" w:rsidP="00D3084C">
            <w:pPr>
              <w:shd w:val="clear" w:color="auto" w:fill="FFFFFF"/>
              <w:tabs>
                <w:tab w:val="left" w:leader="dot" w:pos="5040"/>
              </w:tabs>
            </w:pPr>
          </w:p>
        </w:tc>
        <w:tc>
          <w:tcPr>
            <w:tcW w:w="2459" w:type="dxa"/>
            <w:gridSpan w:val="2"/>
            <w:tcBorders>
              <w:top w:val="single" w:sz="6" w:space="0" w:color="auto"/>
              <w:left w:val="single" w:sz="6" w:space="0" w:color="auto"/>
              <w:bottom w:val="single" w:sz="6" w:space="0" w:color="auto"/>
              <w:right w:val="nil"/>
            </w:tcBorders>
            <w:shd w:val="clear" w:color="auto" w:fill="FFFFFF"/>
          </w:tcPr>
          <w:p w14:paraId="66A21F51" w14:textId="77777777" w:rsidR="004F2EE9" w:rsidRPr="009F59B1" w:rsidRDefault="004F2EE9" w:rsidP="0091688F">
            <w:pPr>
              <w:shd w:val="clear" w:color="auto" w:fill="FFFFFF"/>
              <w:tabs>
                <w:tab w:val="left" w:leader="dot" w:pos="5040"/>
              </w:tabs>
              <w:ind w:left="91"/>
            </w:pPr>
            <w:r w:rsidRPr="008A3AD8">
              <w:rPr>
                <w:szCs w:val="18"/>
              </w:rPr>
              <w:t>Information with respect to previous appropriation and expenditure</w:t>
            </w:r>
          </w:p>
        </w:tc>
      </w:tr>
      <w:tr w:rsidR="004F2EE9" w:rsidRPr="009F59B1" w14:paraId="66A21F57" w14:textId="77777777" w:rsidTr="004C0E5B">
        <w:trPr>
          <w:trHeight w:val="20"/>
          <w:jc w:val="center"/>
        </w:trPr>
        <w:tc>
          <w:tcPr>
            <w:tcW w:w="5220" w:type="dxa"/>
            <w:tcBorders>
              <w:top w:val="nil"/>
              <w:left w:val="nil"/>
              <w:right w:val="nil"/>
            </w:tcBorders>
            <w:shd w:val="clear" w:color="auto" w:fill="FFFFFF"/>
          </w:tcPr>
          <w:p w14:paraId="66A21F53" w14:textId="77777777" w:rsidR="004F2EE9" w:rsidRPr="009F59B1" w:rsidRDefault="004F2EE9" w:rsidP="00D3084C">
            <w:pPr>
              <w:shd w:val="clear" w:color="auto" w:fill="FFFFFF"/>
              <w:tabs>
                <w:tab w:val="left" w:leader="dot" w:pos="5040"/>
              </w:tabs>
              <w:jc w:val="both"/>
            </w:pPr>
          </w:p>
        </w:tc>
        <w:tc>
          <w:tcPr>
            <w:tcW w:w="1350" w:type="dxa"/>
            <w:tcBorders>
              <w:top w:val="nil"/>
              <w:left w:val="nil"/>
              <w:bottom w:val="single" w:sz="6" w:space="0" w:color="auto"/>
              <w:right w:val="single" w:sz="6" w:space="0" w:color="auto"/>
            </w:tcBorders>
            <w:shd w:val="clear" w:color="auto" w:fill="FFFFFF"/>
            <w:vAlign w:val="bottom"/>
          </w:tcPr>
          <w:p w14:paraId="66A21F54" w14:textId="77777777" w:rsidR="004F2EE9" w:rsidRPr="009F59B1" w:rsidRDefault="004F2EE9" w:rsidP="004C0E5B">
            <w:pPr>
              <w:shd w:val="clear" w:color="auto" w:fill="FFFFFF"/>
              <w:tabs>
                <w:tab w:val="left" w:leader="dot" w:pos="5040"/>
              </w:tabs>
              <w:ind w:right="144"/>
              <w:jc w:val="right"/>
            </w:pPr>
            <w:r w:rsidRPr="008A3AD8">
              <w:rPr>
                <w:szCs w:val="18"/>
              </w:rPr>
              <w:t>Additional appropriation for 1980-81</w:t>
            </w:r>
          </w:p>
        </w:tc>
        <w:tc>
          <w:tcPr>
            <w:tcW w:w="1170" w:type="dxa"/>
            <w:tcBorders>
              <w:top w:val="single" w:sz="6" w:space="0" w:color="auto"/>
              <w:left w:val="single" w:sz="6" w:space="0" w:color="auto"/>
              <w:bottom w:val="single" w:sz="6" w:space="0" w:color="auto"/>
              <w:right w:val="nil"/>
            </w:tcBorders>
            <w:shd w:val="clear" w:color="auto" w:fill="FFFFFF"/>
            <w:vAlign w:val="bottom"/>
          </w:tcPr>
          <w:p w14:paraId="66A21F55" w14:textId="77777777" w:rsidR="004F2EE9" w:rsidRPr="009F59B1" w:rsidRDefault="004F2EE9" w:rsidP="004C0E5B">
            <w:pPr>
              <w:shd w:val="clear" w:color="auto" w:fill="FFFFFF"/>
              <w:tabs>
                <w:tab w:val="left" w:leader="dot" w:pos="5040"/>
              </w:tabs>
              <w:ind w:right="144"/>
              <w:jc w:val="right"/>
            </w:pPr>
            <w:r w:rsidRPr="008A3AD8">
              <w:rPr>
                <w:szCs w:val="18"/>
              </w:rPr>
              <w:t>Appropriation made by Act (No. 2) 1980-81</w:t>
            </w:r>
          </w:p>
        </w:tc>
        <w:tc>
          <w:tcPr>
            <w:tcW w:w="1289" w:type="dxa"/>
            <w:tcBorders>
              <w:top w:val="single" w:sz="6" w:space="0" w:color="auto"/>
              <w:left w:val="nil"/>
              <w:bottom w:val="single" w:sz="6" w:space="0" w:color="auto"/>
              <w:right w:val="nil"/>
            </w:tcBorders>
            <w:shd w:val="clear" w:color="auto" w:fill="FFFFFF"/>
            <w:vAlign w:val="bottom"/>
          </w:tcPr>
          <w:p w14:paraId="66A21F56" w14:textId="77777777" w:rsidR="004F2EE9" w:rsidRPr="009F59B1" w:rsidRDefault="004F2EE9" w:rsidP="004C0E5B">
            <w:pPr>
              <w:shd w:val="clear" w:color="auto" w:fill="FFFFFF"/>
              <w:tabs>
                <w:tab w:val="left" w:leader="dot" w:pos="5040"/>
              </w:tabs>
              <w:ind w:right="144"/>
              <w:jc w:val="right"/>
            </w:pPr>
            <w:r w:rsidRPr="008A3AD8">
              <w:rPr>
                <w:szCs w:val="18"/>
              </w:rPr>
              <w:t>Expenditure for 1979-80</w:t>
            </w:r>
          </w:p>
        </w:tc>
      </w:tr>
      <w:tr w:rsidR="004F2EE9" w:rsidRPr="009F59B1" w14:paraId="66A21F5C" w14:textId="77777777" w:rsidTr="004C0E5B">
        <w:trPr>
          <w:trHeight w:val="20"/>
          <w:jc w:val="center"/>
        </w:trPr>
        <w:tc>
          <w:tcPr>
            <w:tcW w:w="5220" w:type="dxa"/>
            <w:tcBorders>
              <w:left w:val="nil"/>
              <w:bottom w:val="nil"/>
              <w:right w:val="nil"/>
            </w:tcBorders>
            <w:shd w:val="clear" w:color="auto" w:fill="FFFFFF"/>
          </w:tcPr>
          <w:p w14:paraId="66A21F58" w14:textId="77777777" w:rsidR="004F2EE9" w:rsidRPr="009F59B1" w:rsidRDefault="004F2EE9" w:rsidP="00D3084C">
            <w:pPr>
              <w:shd w:val="clear" w:color="auto" w:fill="FFFFFF"/>
              <w:tabs>
                <w:tab w:val="left" w:leader="dot" w:pos="5040"/>
              </w:tabs>
              <w:jc w:val="both"/>
            </w:pPr>
          </w:p>
        </w:tc>
        <w:tc>
          <w:tcPr>
            <w:tcW w:w="1350" w:type="dxa"/>
            <w:tcBorders>
              <w:top w:val="single" w:sz="6" w:space="0" w:color="auto"/>
              <w:left w:val="nil"/>
              <w:bottom w:val="nil"/>
              <w:right w:val="single" w:sz="6" w:space="0" w:color="auto"/>
            </w:tcBorders>
            <w:shd w:val="clear" w:color="auto" w:fill="FFFFFF"/>
          </w:tcPr>
          <w:p w14:paraId="66A21F59"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170" w:type="dxa"/>
            <w:tcBorders>
              <w:top w:val="single" w:sz="6" w:space="0" w:color="auto"/>
              <w:left w:val="single" w:sz="6" w:space="0" w:color="auto"/>
              <w:bottom w:val="nil"/>
              <w:right w:val="nil"/>
            </w:tcBorders>
            <w:shd w:val="clear" w:color="auto" w:fill="FFFFFF"/>
          </w:tcPr>
          <w:p w14:paraId="66A21F5A" w14:textId="77777777" w:rsidR="004F2EE9" w:rsidRPr="009F59B1" w:rsidRDefault="00657B62" w:rsidP="00D3084C">
            <w:pPr>
              <w:shd w:val="clear" w:color="auto" w:fill="FFFFFF"/>
              <w:tabs>
                <w:tab w:val="left" w:leader="dot" w:pos="5040"/>
              </w:tabs>
              <w:ind w:right="144"/>
              <w:jc w:val="right"/>
            </w:pPr>
            <w:r w:rsidRPr="00657B62">
              <w:rPr>
                <w:szCs w:val="18"/>
              </w:rPr>
              <w:t>$</w:t>
            </w:r>
          </w:p>
        </w:tc>
        <w:tc>
          <w:tcPr>
            <w:tcW w:w="1289" w:type="dxa"/>
            <w:tcBorders>
              <w:top w:val="single" w:sz="6" w:space="0" w:color="auto"/>
              <w:left w:val="nil"/>
              <w:bottom w:val="nil"/>
              <w:right w:val="nil"/>
            </w:tcBorders>
            <w:shd w:val="clear" w:color="auto" w:fill="FFFFFF"/>
          </w:tcPr>
          <w:p w14:paraId="66A21F5B" w14:textId="77777777" w:rsidR="004F2EE9" w:rsidRPr="009F59B1" w:rsidRDefault="00657B62" w:rsidP="00D3084C">
            <w:pPr>
              <w:shd w:val="clear" w:color="auto" w:fill="FFFFFF"/>
              <w:tabs>
                <w:tab w:val="left" w:leader="dot" w:pos="5040"/>
              </w:tabs>
              <w:ind w:right="144"/>
              <w:jc w:val="right"/>
            </w:pPr>
            <w:r w:rsidRPr="00657B62">
              <w:rPr>
                <w:szCs w:val="18"/>
              </w:rPr>
              <w:t>$</w:t>
            </w:r>
          </w:p>
        </w:tc>
      </w:tr>
      <w:tr w:rsidR="004F2EE9" w:rsidRPr="009F59B1" w14:paraId="66A21F61" w14:textId="77777777" w:rsidTr="004C0E5B">
        <w:trPr>
          <w:trHeight w:val="20"/>
          <w:jc w:val="center"/>
        </w:trPr>
        <w:tc>
          <w:tcPr>
            <w:tcW w:w="5220" w:type="dxa"/>
            <w:tcBorders>
              <w:top w:val="nil"/>
              <w:left w:val="nil"/>
              <w:bottom w:val="nil"/>
              <w:right w:val="nil"/>
            </w:tcBorders>
            <w:shd w:val="clear" w:color="auto" w:fill="FFFFFF"/>
          </w:tcPr>
          <w:p w14:paraId="66A21F5D" w14:textId="77777777" w:rsidR="004F2EE9" w:rsidRPr="009F59B1" w:rsidRDefault="004F2EE9" w:rsidP="00D3084C">
            <w:pPr>
              <w:shd w:val="clear" w:color="auto" w:fill="FFFFFF"/>
              <w:tabs>
                <w:tab w:val="left" w:leader="dot" w:pos="5040"/>
              </w:tabs>
              <w:jc w:val="both"/>
            </w:pPr>
            <w:r w:rsidRPr="008A3AD8">
              <w:rPr>
                <w:i/>
                <w:iCs/>
                <w:szCs w:val="18"/>
              </w:rPr>
              <w:t>Department of the Treasury</w:t>
            </w:r>
            <w:r w:rsidRPr="008A3AD8">
              <w:rPr>
                <w:rFonts w:eastAsia="Times New Roman"/>
                <w:szCs w:val="18"/>
              </w:rPr>
              <w:t>—</w:t>
            </w:r>
            <w:r w:rsidRPr="008A3AD8">
              <w:rPr>
                <w:rFonts w:eastAsia="Times New Roman"/>
                <w:i/>
                <w:iCs/>
                <w:szCs w:val="18"/>
              </w:rPr>
              <w:t>continued</w:t>
            </w:r>
          </w:p>
        </w:tc>
        <w:tc>
          <w:tcPr>
            <w:tcW w:w="1350" w:type="dxa"/>
            <w:tcBorders>
              <w:top w:val="nil"/>
              <w:left w:val="nil"/>
              <w:bottom w:val="nil"/>
              <w:right w:val="single" w:sz="6" w:space="0" w:color="auto"/>
            </w:tcBorders>
            <w:shd w:val="clear" w:color="auto" w:fill="FFFFFF"/>
            <w:vAlign w:val="bottom"/>
          </w:tcPr>
          <w:p w14:paraId="66A21F5E" w14:textId="77777777" w:rsidR="004F2EE9" w:rsidRPr="009F59B1" w:rsidRDefault="004F2EE9" w:rsidP="004C0E5B">
            <w:pPr>
              <w:shd w:val="clear" w:color="auto" w:fill="FFFFFF"/>
              <w:tabs>
                <w:tab w:val="left" w:leader="dot" w:pos="5040"/>
              </w:tabs>
              <w:ind w:right="144"/>
              <w:jc w:val="right"/>
            </w:pPr>
          </w:p>
        </w:tc>
        <w:tc>
          <w:tcPr>
            <w:tcW w:w="1170" w:type="dxa"/>
            <w:tcBorders>
              <w:top w:val="nil"/>
              <w:left w:val="single" w:sz="6" w:space="0" w:color="auto"/>
              <w:bottom w:val="nil"/>
              <w:right w:val="nil"/>
            </w:tcBorders>
            <w:shd w:val="clear" w:color="auto" w:fill="FFFFFF"/>
            <w:vAlign w:val="bottom"/>
          </w:tcPr>
          <w:p w14:paraId="66A21F5F" w14:textId="77777777" w:rsidR="004F2EE9" w:rsidRPr="009F59B1" w:rsidRDefault="004F2EE9" w:rsidP="004C0E5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F60" w14:textId="77777777" w:rsidR="004F2EE9" w:rsidRPr="009F59B1" w:rsidRDefault="004F2EE9" w:rsidP="004C0E5B">
            <w:pPr>
              <w:shd w:val="clear" w:color="auto" w:fill="FFFFFF"/>
              <w:tabs>
                <w:tab w:val="left" w:leader="dot" w:pos="5040"/>
              </w:tabs>
              <w:ind w:right="144"/>
              <w:jc w:val="right"/>
            </w:pPr>
          </w:p>
        </w:tc>
      </w:tr>
      <w:tr w:rsidR="004F2EE9" w:rsidRPr="009F59B1" w14:paraId="66A21F66" w14:textId="77777777" w:rsidTr="004C0E5B">
        <w:trPr>
          <w:trHeight w:val="20"/>
          <w:jc w:val="center"/>
        </w:trPr>
        <w:tc>
          <w:tcPr>
            <w:tcW w:w="5220" w:type="dxa"/>
            <w:tcBorders>
              <w:top w:val="nil"/>
              <w:left w:val="nil"/>
              <w:bottom w:val="nil"/>
              <w:right w:val="nil"/>
            </w:tcBorders>
            <w:shd w:val="clear" w:color="auto" w:fill="FFFFFF"/>
          </w:tcPr>
          <w:p w14:paraId="66A21F62" w14:textId="77777777" w:rsidR="004F2EE9" w:rsidRPr="009F59B1" w:rsidRDefault="004F2EE9" w:rsidP="00D3084C">
            <w:pPr>
              <w:shd w:val="clear" w:color="auto" w:fill="FFFFFF"/>
              <w:tabs>
                <w:tab w:val="left" w:leader="dot" w:pos="5040"/>
              </w:tabs>
              <w:jc w:val="both"/>
            </w:pPr>
            <w:r w:rsidRPr="008A3AD8">
              <w:rPr>
                <w:smallCaps/>
                <w:szCs w:val="18"/>
              </w:rPr>
              <w:t xml:space="preserve">Division </w:t>
            </w:r>
            <w:r w:rsidRPr="008A3AD8">
              <w:rPr>
                <w:szCs w:val="18"/>
              </w:rPr>
              <w:t>969.</w:t>
            </w:r>
            <w:r w:rsidRPr="008A3AD8">
              <w:rPr>
                <w:rFonts w:eastAsia="Times New Roman"/>
                <w:szCs w:val="18"/>
              </w:rPr>
              <w:t>—OTHER SERVICES</w:t>
            </w:r>
          </w:p>
        </w:tc>
        <w:tc>
          <w:tcPr>
            <w:tcW w:w="1350" w:type="dxa"/>
            <w:tcBorders>
              <w:top w:val="nil"/>
              <w:left w:val="nil"/>
              <w:bottom w:val="nil"/>
              <w:right w:val="single" w:sz="6" w:space="0" w:color="auto"/>
            </w:tcBorders>
            <w:shd w:val="clear" w:color="auto" w:fill="FFFFFF"/>
            <w:vAlign w:val="bottom"/>
          </w:tcPr>
          <w:p w14:paraId="66A21F63" w14:textId="77777777" w:rsidR="004F2EE9" w:rsidRPr="009F59B1" w:rsidRDefault="004F2EE9" w:rsidP="004C0E5B">
            <w:pPr>
              <w:shd w:val="clear" w:color="auto" w:fill="FFFFFF"/>
              <w:tabs>
                <w:tab w:val="left" w:leader="dot" w:pos="5040"/>
              </w:tabs>
              <w:ind w:right="144"/>
              <w:jc w:val="right"/>
            </w:pPr>
          </w:p>
        </w:tc>
        <w:tc>
          <w:tcPr>
            <w:tcW w:w="1170" w:type="dxa"/>
            <w:tcBorders>
              <w:top w:val="nil"/>
              <w:left w:val="single" w:sz="6" w:space="0" w:color="auto"/>
              <w:bottom w:val="nil"/>
              <w:right w:val="nil"/>
            </w:tcBorders>
            <w:shd w:val="clear" w:color="auto" w:fill="FFFFFF"/>
            <w:vAlign w:val="bottom"/>
          </w:tcPr>
          <w:p w14:paraId="66A21F64" w14:textId="77777777" w:rsidR="004F2EE9" w:rsidRPr="009F59B1" w:rsidRDefault="004F2EE9" w:rsidP="004C0E5B">
            <w:pPr>
              <w:shd w:val="clear" w:color="auto" w:fill="FFFFFF"/>
              <w:tabs>
                <w:tab w:val="left" w:leader="dot" w:pos="5040"/>
              </w:tabs>
              <w:ind w:right="144"/>
              <w:jc w:val="right"/>
            </w:pPr>
          </w:p>
        </w:tc>
        <w:tc>
          <w:tcPr>
            <w:tcW w:w="1289" w:type="dxa"/>
            <w:tcBorders>
              <w:top w:val="nil"/>
              <w:left w:val="nil"/>
              <w:bottom w:val="nil"/>
              <w:right w:val="nil"/>
            </w:tcBorders>
            <w:shd w:val="clear" w:color="auto" w:fill="FFFFFF"/>
            <w:vAlign w:val="bottom"/>
          </w:tcPr>
          <w:p w14:paraId="66A21F65" w14:textId="77777777" w:rsidR="004F2EE9" w:rsidRPr="009F59B1" w:rsidRDefault="004F2EE9" w:rsidP="004C0E5B">
            <w:pPr>
              <w:shd w:val="clear" w:color="auto" w:fill="FFFFFF"/>
              <w:tabs>
                <w:tab w:val="left" w:leader="dot" w:pos="5040"/>
              </w:tabs>
              <w:ind w:right="144"/>
              <w:jc w:val="right"/>
            </w:pPr>
          </w:p>
        </w:tc>
      </w:tr>
      <w:tr w:rsidR="004F2EE9" w:rsidRPr="009F59B1" w14:paraId="66A21F6B" w14:textId="77777777" w:rsidTr="004C0E5B">
        <w:trPr>
          <w:trHeight w:val="20"/>
          <w:jc w:val="center"/>
        </w:trPr>
        <w:tc>
          <w:tcPr>
            <w:tcW w:w="5220" w:type="dxa"/>
            <w:tcBorders>
              <w:top w:val="nil"/>
              <w:left w:val="nil"/>
              <w:right w:val="nil"/>
            </w:tcBorders>
            <w:shd w:val="clear" w:color="auto" w:fill="FFFFFF"/>
          </w:tcPr>
          <w:p w14:paraId="66A21F67" w14:textId="77777777" w:rsidR="004F2EE9" w:rsidRPr="009F59B1" w:rsidRDefault="004F2EE9" w:rsidP="0091688F">
            <w:pPr>
              <w:shd w:val="clear" w:color="auto" w:fill="FFFFFF"/>
              <w:tabs>
                <w:tab w:val="left" w:leader="dot" w:pos="5040"/>
              </w:tabs>
              <w:ind w:left="720" w:hanging="576"/>
            </w:pPr>
            <w:r w:rsidRPr="008A3AD8">
              <w:rPr>
                <w:szCs w:val="18"/>
              </w:rPr>
              <w:t>01. Committee of Inquiry into the Income Tax Zone Allowances</w:t>
            </w:r>
            <w:r w:rsidR="004C0E5B">
              <w:rPr>
                <w:szCs w:val="18"/>
              </w:rPr>
              <w:tab/>
            </w:r>
          </w:p>
        </w:tc>
        <w:tc>
          <w:tcPr>
            <w:tcW w:w="1350" w:type="dxa"/>
            <w:tcBorders>
              <w:top w:val="nil"/>
              <w:left w:val="nil"/>
              <w:bottom w:val="single" w:sz="6" w:space="0" w:color="auto"/>
              <w:right w:val="single" w:sz="6" w:space="0" w:color="auto"/>
            </w:tcBorders>
            <w:shd w:val="clear" w:color="auto" w:fill="FFFFFF"/>
            <w:vAlign w:val="bottom"/>
          </w:tcPr>
          <w:p w14:paraId="66A21F68" w14:textId="77777777" w:rsidR="004F2EE9" w:rsidRPr="009F59B1" w:rsidRDefault="004F2EE9" w:rsidP="004C0E5B">
            <w:pPr>
              <w:shd w:val="clear" w:color="auto" w:fill="FFFFFF"/>
              <w:tabs>
                <w:tab w:val="left" w:leader="dot" w:pos="5040"/>
              </w:tabs>
              <w:ind w:right="144"/>
              <w:jc w:val="right"/>
            </w:pPr>
            <w:r w:rsidRPr="008A3AD8">
              <w:rPr>
                <w:b/>
                <w:bCs/>
                <w:szCs w:val="18"/>
              </w:rPr>
              <w:t>85,000</w:t>
            </w:r>
          </w:p>
        </w:tc>
        <w:tc>
          <w:tcPr>
            <w:tcW w:w="1170" w:type="dxa"/>
            <w:tcBorders>
              <w:top w:val="nil"/>
              <w:left w:val="single" w:sz="6" w:space="0" w:color="auto"/>
              <w:bottom w:val="nil"/>
              <w:right w:val="nil"/>
            </w:tcBorders>
            <w:shd w:val="clear" w:color="auto" w:fill="FFFFFF"/>
            <w:vAlign w:val="bottom"/>
          </w:tcPr>
          <w:p w14:paraId="66A21F69" w14:textId="77777777" w:rsidR="004F2EE9" w:rsidRPr="009F59B1" w:rsidRDefault="004F2EE9" w:rsidP="004C0E5B">
            <w:pPr>
              <w:shd w:val="clear" w:color="auto" w:fill="FFFFFF"/>
              <w:tabs>
                <w:tab w:val="left" w:leader="dot" w:pos="5040"/>
              </w:tabs>
              <w:ind w:right="144"/>
              <w:jc w:val="right"/>
            </w:pPr>
            <w:r w:rsidRPr="009F59B1">
              <w:t>..</w:t>
            </w:r>
          </w:p>
        </w:tc>
        <w:tc>
          <w:tcPr>
            <w:tcW w:w="1289" w:type="dxa"/>
            <w:tcBorders>
              <w:top w:val="nil"/>
              <w:left w:val="nil"/>
              <w:bottom w:val="nil"/>
              <w:right w:val="nil"/>
            </w:tcBorders>
            <w:shd w:val="clear" w:color="auto" w:fill="FFFFFF"/>
            <w:vAlign w:val="bottom"/>
          </w:tcPr>
          <w:p w14:paraId="66A21F6A" w14:textId="77777777" w:rsidR="004F2EE9" w:rsidRPr="009F59B1" w:rsidRDefault="004F2EE9" w:rsidP="004C0E5B">
            <w:pPr>
              <w:shd w:val="clear" w:color="auto" w:fill="FFFFFF"/>
              <w:tabs>
                <w:tab w:val="left" w:leader="dot" w:pos="5040"/>
              </w:tabs>
              <w:ind w:right="144"/>
              <w:jc w:val="right"/>
            </w:pPr>
            <w:r w:rsidRPr="009F59B1">
              <w:t>..</w:t>
            </w:r>
          </w:p>
        </w:tc>
      </w:tr>
      <w:tr w:rsidR="004F2EE9" w:rsidRPr="009F59B1" w14:paraId="66A21F70" w14:textId="77777777" w:rsidTr="004C0E5B">
        <w:trPr>
          <w:trHeight w:val="20"/>
          <w:jc w:val="center"/>
        </w:trPr>
        <w:tc>
          <w:tcPr>
            <w:tcW w:w="5220" w:type="dxa"/>
            <w:tcBorders>
              <w:left w:val="nil"/>
              <w:bottom w:val="single" w:sz="6" w:space="0" w:color="auto"/>
              <w:right w:val="nil"/>
            </w:tcBorders>
            <w:shd w:val="clear" w:color="auto" w:fill="FFFFFF"/>
          </w:tcPr>
          <w:p w14:paraId="66A21F6C" w14:textId="77777777" w:rsidR="004F2EE9" w:rsidRPr="009F59B1" w:rsidRDefault="004F2EE9" w:rsidP="004C0E5B">
            <w:pPr>
              <w:shd w:val="clear" w:color="auto" w:fill="FFFFFF"/>
              <w:tabs>
                <w:tab w:val="left" w:leader="dot" w:pos="5040"/>
              </w:tabs>
              <w:spacing w:before="60" w:after="60"/>
              <w:jc w:val="both"/>
            </w:pPr>
            <w:r w:rsidRPr="008A3AD8">
              <w:rPr>
                <w:b/>
                <w:bCs/>
                <w:szCs w:val="18"/>
              </w:rPr>
              <w:t>Total: Department of the Treasury</w:t>
            </w:r>
            <w:r w:rsidR="004C0E5B">
              <w:rPr>
                <w:b/>
                <w:bCs/>
                <w:szCs w:val="18"/>
              </w:rPr>
              <w:tab/>
            </w:r>
          </w:p>
        </w:tc>
        <w:tc>
          <w:tcPr>
            <w:tcW w:w="1350" w:type="dxa"/>
            <w:tcBorders>
              <w:top w:val="single" w:sz="6" w:space="0" w:color="auto"/>
              <w:left w:val="nil"/>
              <w:bottom w:val="single" w:sz="6" w:space="0" w:color="auto"/>
              <w:right w:val="single" w:sz="6" w:space="0" w:color="auto"/>
            </w:tcBorders>
            <w:shd w:val="clear" w:color="auto" w:fill="FFFFFF"/>
            <w:vAlign w:val="bottom"/>
          </w:tcPr>
          <w:p w14:paraId="66A21F6D" w14:textId="77777777" w:rsidR="004F2EE9" w:rsidRPr="009F59B1" w:rsidRDefault="004F2EE9" w:rsidP="004C0E5B">
            <w:pPr>
              <w:shd w:val="clear" w:color="auto" w:fill="FFFFFF"/>
              <w:tabs>
                <w:tab w:val="left" w:leader="dot" w:pos="5040"/>
              </w:tabs>
              <w:spacing w:before="60" w:after="60"/>
              <w:ind w:right="144"/>
              <w:jc w:val="right"/>
            </w:pPr>
            <w:r w:rsidRPr="008A3AD8">
              <w:rPr>
                <w:b/>
                <w:bCs/>
                <w:szCs w:val="18"/>
              </w:rPr>
              <w:t>5,832,000</w:t>
            </w:r>
          </w:p>
        </w:tc>
        <w:tc>
          <w:tcPr>
            <w:tcW w:w="1170" w:type="dxa"/>
            <w:tcBorders>
              <w:top w:val="nil"/>
              <w:left w:val="single" w:sz="6" w:space="0" w:color="auto"/>
              <w:bottom w:val="single" w:sz="6" w:space="0" w:color="auto"/>
              <w:right w:val="nil"/>
            </w:tcBorders>
            <w:shd w:val="clear" w:color="auto" w:fill="FFFFFF"/>
            <w:vAlign w:val="bottom"/>
          </w:tcPr>
          <w:p w14:paraId="66A21F6E" w14:textId="77777777" w:rsidR="004F2EE9" w:rsidRPr="009F59B1" w:rsidRDefault="004F2EE9" w:rsidP="004C0E5B">
            <w:pPr>
              <w:shd w:val="clear" w:color="auto" w:fill="FFFFFF"/>
              <w:tabs>
                <w:tab w:val="left" w:leader="dot" w:pos="5040"/>
              </w:tabs>
              <w:ind w:right="144"/>
              <w:jc w:val="right"/>
            </w:pPr>
          </w:p>
        </w:tc>
        <w:tc>
          <w:tcPr>
            <w:tcW w:w="1289" w:type="dxa"/>
            <w:tcBorders>
              <w:top w:val="nil"/>
              <w:left w:val="nil"/>
              <w:bottom w:val="single" w:sz="6" w:space="0" w:color="auto"/>
              <w:right w:val="nil"/>
            </w:tcBorders>
            <w:shd w:val="clear" w:color="auto" w:fill="FFFFFF"/>
            <w:vAlign w:val="bottom"/>
          </w:tcPr>
          <w:p w14:paraId="66A21F6F" w14:textId="77777777" w:rsidR="004F2EE9" w:rsidRPr="009F59B1" w:rsidRDefault="004F2EE9" w:rsidP="004C0E5B">
            <w:pPr>
              <w:shd w:val="clear" w:color="auto" w:fill="FFFFFF"/>
              <w:tabs>
                <w:tab w:val="left" w:leader="dot" w:pos="5040"/>
              </w:tabs>
              <w:ind w:right="144"/>
              <w:jc w:val="right"/>
            </w:pPr>
          </w:p>
        </w:tc>
      </w:tr>
    </w:tbl>
    <w:p w14:paraId="66A21F71" w14:textId="77777777" w:rsidR="004F2EE9" w:rsidRPr="009F59B1" w:rsidRDefault="004F2EE9" w:rsidP="00F80C8A">
      <w:pPr>
        <w:pBdr>
          <w:top w:val="single" w:sz="4" w:space="1" w:color="auto"/>
        </w:pBdr>
        <w:shd w:val="clear" w:color="auto" w:fill="FFFFFF"/>
        <w:tabs>
          <w:tab w:val="left" w:leader="dot" w:pos="5040"/>
        </w:tabs>
        <w:spacing w:before="10000"/>
        <w:ind w:left="5"/>
        <w:jc w:val="center"/>
      </w:pPr>
      <w:r w:rsidRPr="008A3AD8">
        <w:rPr>
          <w:szCs w:val="18"/>
        </w:rPr>
        <w:t>Printed by Authority by the Commonwealth Government Printer</w:t>
      </w:r>
    </w:p>
    <w:sectPr w:rsidR="004F2EE9" w:rsidRPr="009F59B1" w:rsidSect="00F30914">
      <w:headerReference w:type="even" r:id="rId8"/>
      <w:headerReference w:type="default" r:id="rId9"/>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A21F7A" w14:textId="77777777" w:rsidR="00F54426" w:rsidRDefault="00F54426" w:rsidP="00F30914">
      <w:r>
        <w:separator/>
      </w:r>
    </w:p>
  </w:endnote>
  <w:endnote w:type="continuationSeparator" w:id="0">
    <w:p w14:paraId="66A21F7B" w14:textId="77777777" w:rsidR="00F54426" w:rsidRDefault="00F54426" w:rsidP="00F30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A21F78" w14:textId="77777777" w:rsidR="00F54426" w:rsidRDefault="00F54426" w:rsidP="00F30914">
      <w:r>
        <w:separator/>
      </w:r>
    </w:p>
  </w:footnote>
  <w:footnote w:type="continuationSeparator" w:id="0">
    <w:p w14:paraId="66A21F79" w14:textId="77777777" w:rsidR="00F54426" w:rsidRDefault="00F54426" w:rsidP="00F30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2"/>
      </w:rPr>
      <w:id w:val="372198772"/>
      <w:docPartObj>
        <w:docPartGallery w:val="Page Numbers (Top of Page)"/>
        <w:docPartUnique/>
      </w:docPartObj>
    </w:sdtPr>
    <w:sdtEndPr>
      <w:rPr>
        <w:noProof/>
      </w:rPr>
    </w:sdtEndPr>
    <w:sdtContent>
      <w:p w14:paraId="66A21F7C" w14:textId="77777777" w:rsidR="00F54426" w:rsidRPr="00F30914" w:rsidRDefault="00F54426">
        <w:pPr>
          <w:pStyle w:val="Header"/>
          <w:rPr>
            <w:sz w:val="22"/>
          </w:rPr>
        </w:pPr>
        <w:r w:rsidRPr="00F30914">
          <w:rPr>
            <w:sz w:val="22"/>
          </w:rPr>
          <w:fldChar w:fldCharType="begin"/>
        </w:r>
        <w:r w:rsidRPr="00F30914">
          <w:rPr>
            <w:sz w:val="22"/>
          </w:rPr>
          <w:instrText xml:space="preserve"> PAGE   \* MERGEFORMAT </w:instrText>
        </w:r>
        <w:r w:rsidRPr="00F30914">
          <w:rPr>
            <w:sz w:val="22"/>
          </w:rPr>
          <w:fldChar w:fldCharType="separate"/>
        </w:r>
        <w:r>
          <w:rPr>
            <w:noProof/>
            <w:sz w:val="22"/>
          </w:rPr>
          <w:t>14</w:t>
        </w:r>
        <w:r w:rsidRPr="00F30914">
          <w:rPr>
            <w:noProof/>
            <w:sz w:val="22"/>
          </w:rPr>
          <w:fldChar w:fldCharType="end"/>
        </w:r>
        <w:r w:rsidRPr="00F30914">
          <w:rPr>
            <w:noProof/>
            <w:sz w:val="22"/>
          </w:rPr>
          <w:tab/>
        </w:r>
        <w:r w:rsidRPr="00F30914">
          <w:rPr>
            <w:i/>
            <w:iCs/>
            <w:sz w:val="22"/>
            <w:szCs w:val="24"/>
          </w:rPr>
          <w:t>Appropriation (No. 4) 1980-81  No. 56, 1981</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A21F7D" w14:textId="77777777" w:rsidR="00F54426" w:rsidRPr="00F30914" w:rsidRDefault="00F54426" w:rsidP="00F30914">
    <w:pPr>
      <w:pStyle w:val="Header"/>
      <w:tabs>
        <w:tab w:val="clear" w:pos="4680"/>
        <w:tab w:val="clear" w:pos="9360"/>
        <w:tab w:val="center" w:pos="6390"/>
        <w:tab w:val="right" w:pos="9000"/>
      </w:tabs>
      <w:jc w:val="right"/>
      <w:rPr>
        <w:sz w:val="22"/>
      </w:rPr>
    </w:pPr>
    <w:r w:rsidRPr="00F30914">
      <w:rPr>
        <w:i/>
        <w:iCs/>
        <w:sz w:val="22"/>
        <w:szCs w:val="24"/>
      </w:rPr>
      <w:t>Appropriation (No. 4) 1980-81  No. 56, 1981</w:t>
    </w:r>
    <w:r w:rsidRPr="00F30914">
      <w:rPr>
        <w:sz w:val="22"/>
      </w:rPr>
      <w:tab/>
    </w:r>
    <w:sdt>
      <w:sdtPr>
        <w:rPr>
          <w:sz w:val="22"/>
        </w:rPr>
        <w:id w:val="542025983"/>
        <w:docPartObj>
          <w:docPartGallery w:val="Page Numbers (Top of Page)"/>
          <w:docPartUnique/>
        </w:docPartObj>
      </w:sdtPr>
      <w:sdtEndPr>
        <w:rPr>
          <w:noProof/>
        </w:rPr>
      </w:sdtEndPr>
      <w:sdtContent>
        <w:r w:rsidRPr="00F30914">
          <w:rPr>
            <w:sz w:val="22"/>
          </w:rPr>
          <w:fldChar w:fldCharType="begin"/>
        </w:r>
        <w:r w:rsidRPr="00F30914">
          <w:rPr>
            <w:sz w:val="22"/>
          </w:rPr>
          <w:instrText xml:space="preserve"> PAGE   \* MERGEFORMAT </w:instrText>
        </w:r>
        <w:r w:rsidRPr="00F30914">
          <w:rPr>
            <w:sz w:val="22"/>
          </w:rPr>
          <w:fldChar w:fldCharType="separate"/>
        </w:r>
        <w:r>
          <w:rPr>
            <w:noProof/>
            <w:sz w:val="22"/>
          </w:rPr>
          <w:t>13</w:t>
        </w:r>
        <w:r w:rsidRPr="00F30914">
          <w:rPr>
            <w:noProof/>
            <w:sz w:val="22"/>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677397"/>
    <w:multiLevelType w:val="singleLevel"/>
    <w:tmpl w:val="93EA1C3E"/>
    <w:lvl w:ilvl="0">
      <w:start w:val="1"/>
      <w:numFmt w:val="lowerLetter"/>
      <w:lvlText w:val="(%1)"/>
      <w:legacy w:legacy="1" w:legacySpace="0" w:legacyIndent="446"/>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embedSystemFonts/>
  <w:bordersDoNotSurroundHeader/>
  <w:bordersDoNotSurroundFooter/>
  <w:proofState w:spelling="clean"/>
  <w:trackRevisions/>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2EA3"/>
    <w:rsid w:val="0000502B"/>
    <w:rsid w:val="000067AA"/>
    <w:rsid w:val="00006F65"/>
    <w:rsid w:val="00043772"/>
    <w:rsid w:val="0005293C"/>
    <w:rsid w:val="000A74C7"/>
    <w:rsid w:val="000C5982"/>
    <w:rsid w:val="000F09A3"/>
    <w:rsid w:val="000F7BA8"/>
    <w:rsid w:val="001069BC"/>
    <w:rsid w:val="00124521"/>
    <w:rsid w:val="00154620"/>
    <w:rsid w:val="00197693"/>
    <w:rsid w:val="001D3819"/>
    <w:rsid w:val="001E6B55"/>
    <w:rsid w:val="00265DC5"/>
    <w:rsid w:val="00341CA9"/>
    <w:rsid w:val="00343BD4"/>
    <w:rsid w:val="00343CEF"/>
    <w:rsid w:val="003A5747"/>
    <w:rsid w:val="004B4092"/>
    <w:rsid w:val="004C0E5B"/>
    <w:rsid w:val="004E23BC"/>
    <w:rsid w:val="004F2EE9"/>
    <w:rsid w:val="005C5C6B"/>
    <w:rsid w:val="00622ED8"/>
    <w:rsid w:val="00657B62"/>
    <w:rsid w:val="00673D17"/>
    <w:rsid w:val="0071312D"/>
    <w:rsid w:val="007308D5"/>
    <w:rsid w:val="00772F44"/>
    <w:rsid w:val="007C0AB3"/>
    <w:rsid w:val="008114D0"/>
    <w:rsid w:val="0082679F"/>
    <w:rsid w:val="008A3AD8"/>
    <w:rsid w:val="008C7936"/>
    <w:rsid w:val="008E2DD1"/>
    <w:rsid w:val="0091688F"/>
    <w:rsid w:val="00955E72"/>
    <w:rsid w:val="00994F4C"/>
    <w:rsid w:val="009D0189"/>
    <w:rsid w:val="009F59B1"/>
    <w:rsid w:val="00A73CBD"/>
    <w:rsid w:val="00A75550"/>
    <w:rsid w:val="00AC293E"/>
    <w:rsid w:val="00AD1148"/>
    <w:rsid w:val="00AE3913"/>
    <w:rsid w:val="00AE7541"/>
    <w:rsid w:val="00B40EB0"/>
    <w:rsid w:val="00B84B21"/>
    <w:rsid w:val="00C17251"/>
    <w:rsid w:val="00C451FC"/>
    <w:rsid w:val="00C92EA3"/>
    <w:rsid w:val="00CC0736"/>
    <w:rsid w:val="00CD0DCC"/>
    <w:rsid w:val="00CD6F5F"/>
    <w:rsid w:val="00D3084C"/>
    <w:rsid w:val="00E13D08"/>
    <w:rsid w:val="00F1421E"/>
    <w:rsid w:val="00F2277B"/>
    <w:rsid w:val="00F30914"/>
    <w:rsid w:val="00F30E41"/>
    <w:rsid w:val="00F42282"/>
    <w:rsid w:val="00F54426"/>
    <w:rsid w:val="00F80C8A"/>
    <w:rsid w:val="00FD7CA8"/>
    <w:rsid w:val="00FE1E91"/>
    <w:rsid w:val="00FE2709"/>
    <w:rsid w:val="00FE61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A21A34"/>
  <w14:defaultImageDpi w14:val="0"/>
  <w15:docId w15:val="{41C13D20-00EC-40AA-9F52-8FA259189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772F44"/>
    <w:rPr>
      <w:rFonts w:ascii="Tahoma" w:hAnsi="Tahoma" w:cs="Tahoma"/>
      <w:sz w:val="16"/>
      <w:szCs w:val="16"/>
    </w:rPr>
  </w:style>
  <w:style w:type="character" w:customStyle="1" w:styleId="BalloonTextChar">
    <w:name w:val="Balloon Text Char"/>
    <w:basedOn w:val="DefaultParagraphFont"/>
    <w:link w:val="BalloonText"/>
    <w:uiPriority w:val="99"/>
    <w:rsid w:val="00772F44"/>
    <w:rPr>
      <w:rFonts w:ascii="Tahoma" w:hAnsi="Tahoma" w:cs="Tahoma"/>
      <w:sz w:val="16"/>
      <w:szCs w:val="16"/>
    </w:rPr>
  </w:style>
  <w:style w:type="paragraph" w:styleId="Header">
    <w:name w:val="header"/>
    <w:basedOn w:val="Normal"/>
    <w:link w:val="HeaderChar"/>
    <w:uiPriority w:val="99"/>
    <w:rsid w:val="00F30914"/>
    <w:pPr>
      <w:tabs>
        <w:tab w:val="center" w:pos="4680"/>
        <w:tab w:val="right" w:pos="9360"/>
      </w:tabs>
    </w:pPr>
  </w:style>
  <w:style w:type="character" w:customStyle="1" w:styleId="HeaderChar">
    <w:name w:val="Header Char"/>
    <w:basedOn w:val="DefaultParagraphFont"/>
    <w:link w:val="Header"/>
    <w:uiPriority w:val="99"/>
    <w:rsid w:val="00F30914"/>
    <w:rPr>
      <w:rFonts w:ascii="Times New Roman" w:hAnsi="Times New Roman"/>
      <w:sz w:val="20"/>
      <w:szCs w:val="20"/>
    </w:rPr>
  </w:style>
  <w:style w:type="paragraph" w:styleId="Footer">
    <w:name w:val="footer"/>
    <w:basedOn w:val="Normal"/>
    <w:link w:val="FooterChar"/>
    <w:uiPriority w:val="99"/>
    <w:rsid w:val="00F30914"/>
    <w:pPr>
      <w:tabs>
        <w:tab w:val="center" w:pos="4680"/>
        <w:tab w:val="right" w:pos="9360"/>
      </w:tabs>
    </w:pPr>
  </w:style>
  <w:style w:type="character" w:customStyle="1" w:styleId="FooterChar">
    <w:name w:val="Footer Char"/>
    <w:basedOn w:val="DefaultParagraphFont"/>
    <w:link w:val="Footer"/>
    <w:uiPriority w:val="99"/>
    <w:rsid w:val="00F30914"/>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2492</Words>
  <Characters>15780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Alaris Capture Pro Software</dc:creator>
  <cp:keywords/>
  <dc:description/>
  <cp:lastModifiedBy>Proof Communications</cp:lastModifiedBy>
  <cp:revision>2</cp:revision>
  <dcterms:created xsi:type="dcterms:W3CDTF">2020-04-27T02:56:00Z</dcterms:created>
  <dcterms:modified xsi:type="dcterms:W3CDTF">2020-04-27T02:56:00Z</dcterms:modified>
</cp:coreProperties>
</file>